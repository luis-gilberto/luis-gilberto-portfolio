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E8B0" w14:textId="6299DC48" w:rsidR="00940283" w:rsidRPr="0027737E" w:rsidRDefault="00421C22">
      <w:pPr>
        <w:pStyle w:val="Body"/>
        <w:rPr>
          <w:rFonts w:ascii="Calibri" w:hAnsi="Calibri" w:cs="Calibri"/>
          <w:sz w:val="24"/>
          <w:szCs w:val="24"/>
        </w:rPr>
      </w:pPr>
      <w:r w:rsidRPr="0027737E">
        <w:rPr>
          <w:rFonts w:ascii="Calibri" w:hAnsi="Calibri" w:cs="Calibri"/>
          <w:sz w:val="24"/>
          <w:szCs w:val="24"/>
        </w:rPr>
        <w:t>Dear [Name],</w:t>
      </w:r>
    </w:p>
    <w:p w14:paraId="216066CE" w14:textId="77777777" w:rsidR="00940283" w:rsidRPr="0027737E" w:rsidRDefault="00940283">
      <w:pPr>
        <w:pStyle w:val="Body"/>
        <w:rPr>
          <w:rFonts w:ascii="Calibri" w:hAnsi="Calibri" w:cs="Calibri"/>
          <w:sz w:val="24"/>
          <w:szCs w:val="24"/>
        </w:rPr>
      </w:pPr>
    </w:p>
    <w:p w14:paraId="338449E7" w14:textId="2BB74EFB" w:rsidR="001E3A0F" w:rsidRPr="0027737E" w:rsidDel="00F15008" w:rsidRDefault="001E3A0F" w:rsidP="001E3A0F">
      <w:pPr>
        <w:pStyle w:val="Body"/>
        <w:rPr>
          <w:del w:id="0" w:author="Nari Weaver" w:date="2026-09-03T18:35:00Z" w16du:dateUtc="2026-09-04T01:35:00Z"/>
          <w:rFonts w:ascii="Calibri" w:hAnsi="Calibri" w:cs="Calibri"/>
        </w:rPr>
      </w:pPr>
      <w:r w:rsidRPr="0027737E">
        <w:rPr>
          <w:rFonts w:ascii="Calibri" w:hAnsi="Calibri" w:cs="Calibri"/>
        </w:rPr>
        <w:t xml:space="preserve">Costello Law Firm is proud to announce the expansion of its boutique litigation practice and </w:t>
      </w:r>
      <w:r w:rsidR="007666DE" w:rsidRPr="0027737E">
        <w:rPr>
          <w:rFonts w:ascii="Calibri" w:hAnsi="Calibri" w:cs="Calibri"/>
        </w:rPr>
        <w:t>welcome Wendy</w:t>
      </w:r>
      <w:r w:rsidRPr="0027737E">
        <w:rPr>
          <w:rFonts w:ascii="Calibri" w:hAnsi="Calibri" w:cs="Calibri"/>
        </w:rPr>
        <w:t xml:space="preserve"> Harper</w:t>
      </w:r>
      <w:r w:rsidR="007666DE">
        <w:rPr>
          <w:rFonts w:ascii="Calibri" w:hAnsi="Calibri" w:cs="Calibri"/>
        </w:rPr>
        <w:t xml:space="preserve"> and Nari Weaver</w:t>
      </w:r>
      <w:r w:rsidRPr="0027737E">
        <w:rPr>
          <w:rFonts w:ascii="Calibri" w:hAnsi="Calibri" w:cs="Calibri"/>
        </w:rPr>
        <w:t>. Costello Law Firm brings decades of trial, white collar, regulatory, and complex litigation experience, including parallel proceedings, commercial matters, and employment matters.</w:t>
      </w:r>
    </w:p>
    <w:p w14:paraId="16A78379" w14:textId="77777777" w:rsidR="0049340F" w:rsidRPr="00F15008" w:rsidRDefault="0049340F">
      <w:pPr>
        <w:rPr>
          <w:rFonts w:ascii="Calibri" w:hAnsi="Calibri" w:cs="Calibri"/>
          <w:b/>
          <w:bCs/>
          <w:color w:val="000000"/>
          <w:sz w:val="22"/>
          <w:szCs w:val="22"/>
          <w14:textOutline w14:w="0" w14:cap="flat" w14:cmpd="sng" w14:algn="ctr">
            <w14:noFill/>
            <w14:prstDash w14:val="solid"/>
            <w14:bevel/>
          </w14:textOutline>
          <w:rPrChange w:id="1" w:author="Nari Weaver" w:date="2026-09-03T18:35:00Z" w16du:dateUtc="2026-09-04T01:35:00Z">
            <w:rPr/>
          </w:rPrChange>
        </w:rPr>
        <w:pPrChange w:id="2" w:author="Nari Weaver" w:date="2026-09-03T18:35:00Z" w16du:dateUtc="2026-09-04T01:35:00Z">
          <w:pPr>
            <w:pStyle w:val="ListParagraph"/>
          </w:pPr>
        </w:pPrChange>
      </w:pPr>
    </w:p>
    <w:p w14:paraId="5935A5A7" w14:textId="3A276D52" w:rsidR="001E3A0F" w:rsidRPr="0027737E" w:rsidRDefault="009042C3" w:rsidP="001E3A0F">
      <w:pPr>
        <w:pStyle w:val="ListParagraph"/>
        <w:rPr>
          <w:rFonts w:ascii="Calibri" w:hAnsi="Calibri" w:cs="Calibri"/>
          <w:color w:val="000000"/>
          <w:sz w:val="22"/>
          <w:szCs w:val="22"/>
          <w14:textOutline w14:w="0" w14:cap="flat" w14:cmpd="sng" w14:algn="ctr">
            <w14:noFill/>
            <w14:prstDash w14:val="solid"/>
            <w14:bevel/>
          </w14:textOutline>
        </w:rPr>
      </w:pPr>
      <w:r w:rsidRPr="0027737E">
        <w:rPr>
          <w:rFonts w:ascii="Calibri" w:hAnsi="Calibri" w:cs="Calibri"/>
          <w:b/>
          <w:bCs/>
          <w:color w:val="000000"/>
          <w:sz w:val="22"/>
          <w:szCs w:val="22"/>
          <w14:textOutline w14:w="0" w14:cap="flat" w14:cmpd="sng" w14:algn="ctr">
            <w14:noFill/>
            <w14:prstDash w14:val="solid"/>
            <w14:bevel/>
          </w14:textOutline>
        </w:rPr>
        <w:t xml:space="preserve">Wendy Harper </w:t>
      </w:r>
      <w:r w:rsidRPr="0027737E">
        <w:rPr>
          <w:rFonts w:ascii="Calibri" w:hAnsi="Calibri" w:cs="Calibri"/>
          <w:color w:val="000000"/>
          <w:sz w:val="22"/>
          <w:szCs w:val="22"/>
          <w14:textOutline w14:w="0" w14:cap="flat" w14:cmpd="sng" w14:algn="ctr">
            <w14:noFill/>
            <w14:prstDash w14:val="solid"/>
            <w14:bevel/>
          </w14:textOutline>
        </w:rPr>
        <w:t>joins Costello Law Firm as an experienced civil, regulatory, and criminal defense attorney and former prosecutor. She clerked for the Honorable D. Duff McKee in Boise, Idaho, served as a prosecutor in the Seattle City Attorney’s Criminal Office, and has extensive trial experience and many years defending individuals in criminal matters. She also practiced at national law firms, where she represented companies in employment, regulatory, and liability matters. Most recently, Wendy worked with the Federal Civil Rights Clinic for more than a decade. Wendy’s practice focuses on criminal defense, specifically serious state and federal charges, and civil investigations, as well as civil rights and employment matters, civil liability actions, and internal investigations.</w:t>
      </w:r>
    </w:p>
    <w:p w14:paraId="73833532" w14:textId="77777777" w:rsidR="0027737E" w:rsidRPr="0027737E" w:rsidRDefault="0027737E" w:rsidP="001E3A0F">
      <w:pPr>
        <w:pStyle w:val="ListParagraph"/>
        <w:rPr>
          <w:rFonts w:ascii="Calibri" w:hAnsi="Calibri" w:cs="Calibri"/>
        </w:rPr>
      </w:pPr>
    </w:p>
    <w:p w14:paraId="14CB68E7" w14:textId="736A348C" w:rsidR="0027737E" w:rsidRDefault="0027737E" w:rsidP="001E3A0F">
      <w:pPr>
        <w:pStyle w:val="ListParagraph"/>
        <w:rPr>
          <w:rFonts w:ascii="Calibri" w:hAnsi="Calibri" w:cs="Calibri"/>
        </w:rPr>
      </w:pPr>
      <w:r w:rsidRPr="0027737E">
        <w:rPr>
          <w:rFonts w:ascii="Calibri" w:hAnsi="Calibri" w:cs="Calibri"/>
          <w:b/>
          <w:bCs/>
        </w:rPr>
        <w:t>Nari Weaver</w:t>
      </w:r>
      <w:r w:rsidRPr="0027737E">
        <w:rPr>
          <w:rFonts w:ascii="Calibri" w:hAnsi="Calibri" w:cs="Calibri"/>
        </w:rPr>
        <w:t xml:space="preserve"> serves as Chief of Staff, leading firm operations, strategic initiatives, communications, and organizational development. With more than 15 years of experience spanning communications, marketing, program management, nonprofit leadership, and operations, Nari works closely with firm leadership to translate strategy into execution and strengthen the systems and infrastructure supporting the firm’s attorneys, clients, and continued growth.</w:t>
      </w:r>
    </w:p>
    <w:p w14:paraId="71ED99E6" w14:textId="77777777" w:rsidR="006F393F" w:rsidRDefault="006F393F" w:rsidP="001E3A0F">
      <w:pPr>
        <w:pStyle w:val="ListParagraph"/>
        <w:rPr>
          <w:rFonts w:ascii="Calibri" w:hAnsi="Calibri" w:cs="Calibri"/>
        </w:rPr>
      </w:pPr>
    </w:p>
    <w:p w14:paraId="08CB604D" w14:textId="0936A96F" w:rsidR="006F393F" w:rsidRPr="0027737E" w:rsidRDefault="006F393F" w:rsidP="001E3A0F">
      <w:pPr>
        <w:pStyle w:val="ListParagraph"/>
        <w:rPr>
          <w:rFonts w:ascii="Calibri" w:hAnsi="Calibri" w:cs="Calibri"/>
        </w:rPr>
      </w:pPr>
      <w:r>
        <w:rPr>
          <w:rFonts w:ascii="Calibri" w:hAnsi="Calibri" w:cs="Calibri"/>
        </w:rPr>
        <w:t>Together, Wendy and Nari strengthen both the legal operational and communication capabilities of Costello Law Firm as the firm continues to grow its boutique practice in white collar defense, professional licensing, regulatory matters, government enforcement, business and commercial disputes, intellectual property, and parallel proceedings.</w:t>
      </w:r>
    </w:p>
    <w:p w14:paraId="3412F35C" w14:textId="77777777" w:rsidR="00935DE1" w:rsidRPr="0027737E" w:rsidRDefault="00935DE1" w:rsidP="001E3A0F">
      <w:pPr>
        <w:pStyle w:val="Body"/>
        <w:rPr>
          <w:rFonts w:ascii="Calibri" w:hAnsi="Calibri" w:cs="Calibri"/>
        </w:rPr>
      </w:pPr>
    </w:p>
    <w:p w14:paraId="43136139" w14:textId="77777777" w:rsidR="001E3A0F" w:rsidRPr="0027737E" w:rsidRDefault="001E3A0F" w:rsidP="001E3A0F">
      <w:pPr>
        <w:pStyle w:val="Body"/>
        <w:rPr>
          <w:rFonts w:ascii="Calibri" w:hAnsi="Calibri" w:cs="Calibri"/>
        </w:rPr>
      </w:pPr>
      <w:r w:rsidRPr="0027737E">
        <w:rPr>
          <w:rFonts w:ascii="Calibri" w:hAnsi="Calibri" w:cs="Calibri"/>
        </w:rPr>
        <w:t>The unique backgrounds, experience, and success our lawyers share as trial attorneys, regulatory attorneys, and complex litigators create a nimble team and bench uniquely qualified to handle white collar, government regulatory, investigative, litigation, complex commercial, and intellectual property matters, individually and as a team.</w:t>
      </w:r>
    </w:p>
    <w:p w14:paraId="15B97874" w14:textId="77777777" w:rsidR="00935DE1" w:rsidRPr="0027737E" w:rsidRDefault="00935DE1" w:rsidP="001E3A0F">
      <w:pPr>
        <w:pStyle w:val="Body"/>
        <w:rPr>
          <w:rFonts w:ascii="Calibri" w:hAnsi="Calibri" w:cs="Calibri"/>
        </w:rPr>
      </w:pPr>
    </w:p>
    <w:p w14:paraId="12014FB3" w14:textId="25BAF50C" w:rsidR="00940283" w:rsidRPr="0027737E" w:rsidRDefault="00421C22">
      <w:pPr>
        <w:pStyle w:val="Body"/>
        <w:rPr>
          <w:rFonts w:ascii="Calibri" w:hAnsi="Calibri" w:cs="Calibri"/>
          <w:sz w:val="24"/>
          <w:szCs w:val="24"/>
        </w:rPr>
      </w:pPr>
      <w:r w:rsidRPr="0027737E">
        <w:rPr>
          <w:rFonts w:ascii="Calibri" w:hAnsi="Calibri" w:cs="Calibri"/>
          <w:sz w:val="24"/>
          <w:szCs w:val="24"/>
        </w:rPr>
        <w:t xml:space="preserve">When a client of yours is facing </w:t>
      </w:r>
      <w:r w:rsidR="00450B21" w:rsidRPr="0027737E">
        <w:rPr>
          <w:rFonts w:ascii="Calibri" w:hAnsi="Calibri" w:cs="Calibri"/>
          <w:sz w:val="24"/>
          <w:szCs w:val="24"/>
        </w:rPr>
        <w:t xml:space="preserve">a white </w:t>
      </w:r>
      <w:r w:rsidR="00D9142F" w:rsidRPr="0027737E">
        <w:rPr>
          <w:rFonts w:ascii="Calibri" w:hAnsi="Calibri" w:cs="Calibri"/>
          <w:sz w:val="24"/>
          <w:szCs w:val="24"/>
        </w:rPr>
        <w:t>collar, regulatory</w:t>
      </w:r>
      <w:r w:rsidR="00450B21" w:rsidRPr="0027737E">
        <w:rPr>
          <w:rFonts w:ascii="Calibri" w:hAnsi="Calibri" w:cs="Calibri"/>
          <w:sz w:val="24"/>
          <w:szCs w:val="24"/>
        </w:rPr>
        <w:t xml:space="preserve">, professional licensing or a complex parallel proceeding, commercial or intellectual property </w:t>
      </w:r>
      <w:r w:rsidR="00D9142F" w:rsidRPr="0027737E">
        <w:rPr>
          <w:rFonts w:ascii="Calibri" w:hAnsi="Calibri" w:cs="Calibri"/>
          <w:sz w:val="24"/>
          <w:szCs w:val="24"/>
        </w:rPr>
        <w:t>matter, we’re</w:t>
      </w:r>
      <w:r w:rsidRPr="0027737E">
        <w:rPr>
          <w:rFonts w:ascii="Calibri" w:hAnsi="Calibri" w:cs="Calibri"/>
          <w:sz w:val="24"/>
          <w:szCs w:val="24"/>
        </w:rPr>
        <w:t xml:space="preserve"> the call.</w:t>
      </w:r>
    </w:p>
    <w:p w14:paraId="575B403F" w14:textId="77777777" w:rsidR="00940283" w:rsidRPr="0027737E" w:rsidRDefault="00940283">
      <w:pPr>
        <w:pStyle w:val="Body"/>
        <w:rPr>
          <w:rFonts w:ascii="Calibri" w:hAnsi="Calibri" w:cs="Calibri"/>
          <w:sz w:val="24"/>
          <w:szCs w:val="24"/>
        </w:rPr>
      </w:pPr>
    </w:p>
    <w:p w14:paraId="3B902A0F" w14:textId="77777777" w:rsidR="00935DE1" w:rsidRPr="0027737E" w:rsidRDefault="00935DE1">
      <w:pPr>
        <w:pStyle w:val="Body"/>
        <w:rPr>
          <w:rFonts w:ascii="Calibri" w:hAnsi="Calibri" w:cs="Calibri"/>
          <w:sz w:val="24"/>
          <w:szCs w:val="24"/>
        </w:rPr>
      </w:pPr>
    </w:p>
    <w:p w14:paraId="62BC8FE5" w14:textId="13C65AA5" w:rsidR="00940283" w:rsidRPr="0027737E" w:rsidRDefault="00D9142F">
      <w:pPr>
        <w:pStyle w:val="Body"/>
        <w:rPr>
          <w:rFonts w:ascii="Calibri" w:hAnsi="Calibri" w:cs="Calibri"/>
          <w:sz w:val="24"/>
          <w:szCs w:val="24"/>
        </w:rPr>
      </w:pPr>
      <w:r w:rsidRPr="0027737E">
        <w:rPr>
          <w:rFonts w:ascii="Calibri" w:hAnsi="Calibri" w:cs="Calibri"/>
          <w:sz w:val="24"/>
          <w:szCs w:val="24"/>
        </w:rPr>
        <w:t>Respectfully</w:t>
      </w:r>
      <w:r w:rsidR="00421C22" w:rsidRPr="0027737E">
        <w:rPr>
          <w:rFonts w:ascii="Calibri" w:hAnsi="Calibri" w:cs="Calibri"/>
          <w:sz w:val="24"/>
          <w:szCs w:val="24"/>
        </w:rPr>
        <w:t>,</w:t>
      </w:r>
    </w:p>
    <w:p w14:paraId="61389B2D" w14:textId="72869FA0" w:rsidR="00F251C1" w:rsidRPr="0027737E" w:rsidRDefault="00421C22">
      <w:pPr>
        <w:pStyle w:val="Body"/>
        <w:rPr>
          <w:rFonts w:ascii="Calibri" w:hAnsi="Calibri" w:cs="Calibri"/>
          <w:sz w:val="24"/>
          <w:szCs w:val="24"/>
        </w:rPr>
      </w:pPr>
      <w:r w:rsidRPr="0027737E">
        <w:rPr>
          <w:rFonts w:ascii="Calibri" w:hAnsi="Calibri" w:cs="Calibri"/>
          <w:sz w:val="24"/>
          <w:szCs w:val="24"/>
        </w:rPr>
        <w:t>Costello Law Firm, PLLC</w:t>
      </w:r>
    </w:p>
    <w:sectPr w:rsidR="00F251C1" w:rsidRPr="0027737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9F97" w14:textId="77777777" w:rsidR="004176E3" w:rsidRDefault="004176E3">
      <w:r>
        <w:separator/>
      </w:r>
    </w:p>
  </w:endnote>
  <w:endnote w:type="continuationSeparator" w:id="0">
    <w:p w14:paraId="26CB08E4" w14:textId="77777777" w:rsidR="004176E3" w:rsidRDefault="00417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0559" w14:textId="77777777" w:rsidR="000D1780" w:rsidRDefault="000D1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08E3" w14:textId="77777777" w:rsidR="00940283" w:rsidRDefault="0094028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C76A" w14:textId="77777777" w:rsidR="000D1780" w:rsidRDefault="000D1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2D9E7" w14:textId="77777777" w:rsidR="004176E3" w:rsidRDefault="004176E3">
      <w:r>
        <w:separator/>
      </w:r>
    </w:p>
  </w:footnote>
  <w:footnote w:type="continuationSeparator" w:id="0">
    <w:p w14:paraId="2D769C16" w14:textId="77777777" w:rsidR="004176E3" w:rsidRDefault="00417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34A3" w14:textId="77777777" w:rsidR="000D1780" w:rsidRDefault="000D1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CD64E" w14:textId="77777777" w:rsidR="00940283" w:rsidRDefault="0094028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6A4B" w14:textId="77777777" w:rsidR="000D1780" w:rsidRDefault="000D1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95CF1"/>
    <w:multiLevelType w:val="hybridMultilevel"/>
    <w:tmpl w:val="FB103E3E"/>
    <w:lvl w:ilvl="0" w:tplc="9814E558">
      <w:numFmt w:val="bullet"/>
      <w:lvlText w:val=""/>
      <w:lvlJc w:val="left"/>
      <w:pPr>
        <w:ind w:left="720" w:hanging="360"/>
      </w:pPr>
      <w:rPr>
        <w:rFonts w:ascii="Symbol" w:eastAsia="Arial Unicode MS" w:hAnsi="Symbol" w:cs="Arial Unicode M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0369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ri Weaver">
    <w15:presenceInfo w15:providerId="AD" w15:userId="S::communication@costellolawfirm.com::12312cd1-a3d2-4f68-80ee-17020e0be8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83"/>
    <w:rsid w:val="00092DD9"/>
    <w:rsid w:val="000D1780"/>
    <w:rsid w:val="0011690D"/>
    <w:rsid w:val="001E3A0F"/>
    <w:rsid w:val="00242F8B"/>
    <w:rsid w:val="0027737E"/>
    <w:rsid w:val="002E5333"/>
    <w:rsid w:val="004176E3"/>
    <w:rsid w:val="00421C22"/>
    <w:rsid w:val="00450B21"/>
    <w:rsid w:val="0049340F"/>
    <w:rsid w:val="004F771F"/>
    <w:rsid w:val="00685745"/>
    <w:rsid w:val="006F393F"/>
    <w:rsid w:val="007666DE"/>
    <w:rsid w:val="008A0328"/>
    <w:rsid w:val="008D6C23"/>
    <w:rsid w:val="008E07EE"/>
    <w:rsid w:val="009042C3"/>
    <w:rsid w:val="00906BAD"/>
    <w:rsid w:val="00935DE1"/>
    <w:rsid w:val="00940283"/>
    <w:rsid w:val="00941CED"/>
    <w:rsid w:val="0094513D"/>
    <w:rsid w:val="00AB5D6F"/>
    <w:rsid w:val="00AB7D3C"/>
    <w:rsid w:val="00B11D55"/>
    <w:rsid w:val="00D86AC7"/>
    <w:rsid w:val="00D9142F"/>
    <w:rsid w:val="00DA66E8"/>
    <w:rsid w:val="00F15008"/>
    <w:rsid w:val="00F15A03"/>
    <w:rsid w:val="00F251C1"/>
    <w:rsid w:val="00F319B7"/>
    <w:rsid w:val="00FE3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66B8"/>
  <w15:docId w15:val="{B9727BC5-CDD3-47C3-ACDF-9FD13B85A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D1780"/>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0D1780"/>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semiHidden/>
    <w:unhideWhenUsed/>
    <w:qFormat/>
    <w:rsid w:val="000D1780"/>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semiHidden/>
    <w:unhideWhenUsed/>
    <w:qFormat/>
    <w:rsid w:val="000D1780"/>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semiHidden/>
    <w:unhideWhenUsed/>
    <w:qFormat/>
    <w:rsid w:val="000D1780"/>
    <w:pPr>
      <w:keepNext/>
      <w:keepLines/>
      <w:spacing w:before="40"/>
      <w:outlineLvl w:val="4"/>
    </w:pPr>
    <w:rPr>
      <w:rFonts w:asciiTheme="majorHAnsi" w:eastAsiaTheme="majorEastAsia" w:hAnsiTheme="majorHAnsi" w:cstheme="majorBidi"/>
      <w:color w:val="0079BF" w:themeColor="accent1" w:themeShade="BF"/>
    </w:rPr>
  </w:style>
  <w:style w:type="paragraph" w:styleId="Heading6">
    <w:name w:val="heading 6"/>
    <w:basedOn w:val="Normal"/>
    <w:next w:val="Normal"/>
    <w:link w:val="Heading6Char"/>
    <w:uiPriority w:val="9"/>
    <w:semiHidden/>
    <w:unhideWhenUsed/>
    <w:qFormat/>
    <w:rsid w:val="000D1780"/>
    <w:pPr>
      <w:keepNext/>
      <w:keepLines/>
      <w:spacing w:before="40"/>
      <w:outlineLvl w:val="5"/>
    </w:pPr>
    <w:rPr>
      <w:rFonts w:asciiTheme="majorHAnsi" w:eastAsiaTheme="majorEastAsia" w:hAnsiTheme="majorHAnsi" w:cstheme="majorBidi"/>
      <w:color w:val="00507F" w:themeColor="accent1" w:themeShade="7F"/>
    </w:rPr>
  </w:style>
  <w:style w:type="paragraph" w:styleId="Heading7">
    <w:name w:val="heading 7"/>
    <w:basedOn w:val="Normal"/>
    <w:next w:val="Normal"/>
    <w:link w:val="Heading7Char"/>
    <w:uiPriority w:val="9"/>
    <w:semiHidden/>
    <w:unhideWhenUsed/>
    <w:qFormat/>
    <w:rsid w:val="000D1780"/>
    <w:pPr>
      <w:keepNext/>
      <w:keepLines/>
      <w:spacing w:before="40"/>
      <w:outlineLvl w:val="6"/>
    </w:pPr>
    <w:rPr>
      <w:rFonts w:asciiTheme="majorHAnsi" w:eastAsiaTheme="majorEastAsia" w:hAnsiTheme="majorHAnsi" w:cstheme="majorBidi"/>
      <w:i/>
      <w:iCs/>
      <w:color w:val="00507F" w:themeColor="accent1" w:themeShade="7F"/>
    </w:rPr>
  </w:style>
  <w:style w:type="paragraph" w:styleId="Heading8">
    <w:name w:val="heading 8"/>
    <w:basedOn w:val="Normal"/>
    <w:next w:val="Normal"/>
    <w:link w:val="Heading8Char"/>
    <w:uiPriority w:val="9"/>
    <w:semiHidden/>
    <w:unhideWhenUsed/>
    <w:qFormat/>
    <w:rsid w:val="000D178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178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RedBold">
    <w:name w:val="Red Bold"/>
    <w:rPr>
      <w:b/>
      <w:bCs/>
      <w:outline w:val="0"/>
      <w:color w:val="EE220C"/>
      <w:lang w:val="en-US"/>
    </w:rPr>
  </w:style>
  <w:style w:type="paragraph" w:styleId="NormalWeb">
    <w:name w:val="Normal (Web)"/>
    <w:basedOn w:val="Normal"/>
    <w:uiPriority w:val="99"/>
    <w:unhideWhenUsed/>
    <w:rsid w:val="000D178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Header">
    <w:name w:val="header"/>
    <w:basedOn w:val="Normal"/>
    <w:link w:val="HeaderChar"/>
    <w:uiPriority w:val="99"/>
    <w:unhideWhenUsed/>
    <w:rsid w:val="000D1780"/>
    <w:pPr>
      <w:tabs>
        <w:tab w:val="center" w:pos="4680"/>
        <w:tab w:val="right" w:pos="9360"/>
      </w:tabs>
    </w:pPr>
  </w:style>
  <w:style w:type="character" w:customStyle="1" w:styleId="HeaderChar">
    <w:name w:val="Header Char"/>
    <w:basedOn w:val="DefaultParagraphFont"/>
    <w:link w:val="Header"/>
    <w:uiPriority w:val="99"/>
    <w:rsid w:val="000D1780"/>
    <w:rPr>
      <w:sz w:val="24"/>
      <w:szCs w:val="24"/>
    </w:rPr>
  </w:style>
  <w:style w:type="paragraph" w:styleId="Footer">
    <w:name w:val="footer"/>
    <w:basedOn w:val="Normal"/>
    <w:link w:val="FooterChar"/>
    <w:uiPriority w:val="99"/>
    <w:unhideWhenUsed/>
    <w:rsid w:val="000D1780"/>
    <w:pPr>
      <w:tabs>
        <w:tab w:val="center" w:pos="4680"/>
        <w:tab w:val="right" w:pos="9360"/>
      </w:tabs>
    </w:pPr>
  </w:style>
  <w:style w:type="character" w:customStyle="1" w:styleId="FooterChar">
    <w:name w:val="Footer Char"/>
    <w:basedOn w:val="DefaultParagraphFont"/>
    <w:link w:val="Footer"/>
    <w:uiPriority w:val="99"/>
    <w:rsid w:val="000D1780"/>
    <w:rPr>
      <w:sz w:val="24"/>
      <w:szCs w:val="24"/>
    </w:rPr>
  </w:style>
  <w:style w:type="character" w:styleId="BookTitle">
    <w:name w:val="Book Title"/>
    <w:basedOn w:val="DefaultParagraphFont"/>
    <w:uiPriority w:val="33"/>
    <w:qFormat/>
    <w:rsid w:val="000D1780"/>
    <w:rPr>
      <w:b/>
      <w:bCs/>
      <w:i/>
      <w:iCs/>
      <w:spacing w:val="5"/>
    </w:rPr>
  </w:style>
  <w:style w:type="paragraph" w:styleId="Caption">
    <w:name w:val="caption"/>
    <w:basedOn w:val="Normal"/>
    <w:next w:val="Normal"/>
    <w:uiPriority w:val="35"/>
    <w:semiHidden/>
    <w:unhideWhenUsed/>
    <w:qFormat/>
    <w:rsid w:val="000D1780"/>
    <w:pPr>
      <w:spacing w:after="200"/>
    </w:pPr>
    <w:rPr>
      <w:i/>
      <w:iCs/>
      <w:color w:val="5E5E5E" w:themeColor="text2"/>
      <w:sz w:val="18"/>
      <w:szCs w:val="18"/>
    </w:rPr>
  </w:style>
  <w:style w:type="character" w:styleId="Emphasis">
    <w:name w:val="Emphasis"/>
    <w:basedOn w:val="DefaultParagraphFont"/>
    <w:uiPriority w:val="20"/>
    <w:qFormat/>
    <w:rsid w:val="000D1780"/>
    <w:rPr>
      <w:i/>
      <w:iCs/>
    </w:rPr>
  </w:style>
  <w:style w:type="character" w:customStyle="1" w:styleId="Heading1Char">
    <w:name w:val="Heading 1 Char"/>
    <w:basedOn w:val="DefaultParagraphFont"/>
    <w:link w:val="Heading1"/>
    <w:uiPriority w:val="9"/>
    <w:rsid w:val="000D1780"/>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semiHidden/>
    <w:rsid w:val="000D1780"/>
    <w:rPr>
      <w:rFonts w:asciiTheme="majorHAnsi" w:eastAsiaTheme="majorEastAsia" w:hAnsiTheme="majorHAnsi" w:cstheme="majorBidi"/>
      <w:color w:val="0079BF" w:themeColor="accent1" w:themeShade="BF"/>
      <w:sz w:val="26"/>
      <w:szCs w:val="26"/>
    </w:rPr>
  </w:style>
  <w:style w:type="character" w:customStyle="1" w:styleId="Heading3Char">
    <w:name w:val="Heading 3 Char"/>
    <w:basedOn w:val="DefaultParagraphFont"/>
    <w:link w:val="Heading3"/>
    <w:uiPriority w:val="9"/>
    <w:semiHidden/>
    <w:rsid w:val="000D1780"/>
    <w:rPr>
      <w:rFonts w:asciiTheme="majorHAnsi" w:eastAsiaTheme="majorEastAsia" w:hAnsiTheme="majorHAnsi" w:cstheme="majorBidi"/>
      <w:color w:val="00507F" w:themeColor="accent1" w:themeShade="7F"/>
      <w:sz w:val="24"/>
      <w:szCs w:val="24"/>
    </w:rPr>
  </w:style>
  <w:style w:type="character" w:customStyle="1" w:styleId="Heading4Char">
    <w:name w:val="Heading 4 Char"/>
    <w:basedOn w:val="DefaultParagraphFont"/>
    <w:link w:val="Heading4"/>
    <w:uiPriority w:val="9"/>
    <w:semiHidden/>
    <w:rsid w:val="000D1780"/>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basedOn w:val="DefaultParagraphFont"/>
    <w:link w:val="Heading5"/>
    <w:uiPriority w:val="9"/>
    <w:semiHidden/>
    <w:rsid w:val="000D1780"/>
    <w:rPr>
      <w:rFonts w:asciiTheme="majorHAnsi" w:eastAsiaTheme="majorEastAsia" w:hAnsiTheme="majorHAnsi" w:cstheme="majorBidi"/>
      <w:color w:val="0079BF" w:themeColor="accent1" w:themeShade="BF"/>
      <w:sz w:val="24"/>
      <w:szCs w:val="24"/>
    </w:rPr>
  </w:style>
  <w:style w:type="character" w:customStyle="1" w:styleId="Heading6Char">
    <w:name w:val="Heading 6 Char"/>
    <w:basedOn w:val="DefaultParagraphFont"/>
    <w:link w:val="Heading6"/>
    <w:uiPriority w:val="9"/>
    <w:semiHidden/>
    <w:rsid w:val="000D1780"/>
    <w:rPr>
      <w:rFonts w:asciiTheme="majorHAnsi" w:eastAsiaTheme="majorEastAsia" w:hAnsiTheme="majorHAnsi" w:cstheme="majorBidi"/>
      <w:color w:val="00507F" w:themeColor="accent1" w:themeShade="7F"/>
      <w:sz w:val="24"/>
      <w:szCs w:val="24"/>
    </w:rPr>
  </w:style>
  <w:style w:type="character" w:customStyle="1" w:styleId="Heading7Char">
    <w:name w:val="Heading 7 Char"/>
    <w:basedOn w:val="DefaultParagraphFont"/>
    <w:link w:val="Heading7"/>
    <w:uiPriority w:val="9"/>
    <w:semiHidden/>
    <w:rsid w:val="000D1780"/>
    <w:rPr>
      <w:rFonts w:asciiTheme="majorHAnsi" w:eastAsiaTheme="majorEastAsia" w:hAnsiTheme="majorHAnsi" w:cstheme="majorBidi"/>
      <w:i/>
      <w:iCs/>
      <w:color w:val="00507F" w:themeColor="accent1" w:themeShade="7F"/>
      <w:sz w:val="24"/>
      <w:szCs w:val="24"/>
    </w:rPr>
  </w:style>
  <w:style w:type="character" w:customStyle="1" w:styleId="Heading8Char">
    <w:name w:val="Heading 8 Char"/>
    <w:basedOn w:val="DefaultParagraphFont"/>
    <w:link w:val="Heading8"/>
    <w:uiPriority w:val="9"/>
    <w:semiHidden/>
    <w:rsid w:val="000D178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D178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D1780"/>
    <w:rPr>
      <w:i/>
      <w:iCs/>
      <w:color w:val="00A2FF" w:themeColor="accent1"/>
    </w:rPr>
  </w:style>
  <w:style w:type="paragraph" w:styleId="IntenseQuote">
    <w:name w:val="Intense Quote"/>
    <w:basedOn w:val="Normal"/>
    <w:next w:val="Normal"/>
    <w:link w:val="IntenseQuoteChar"/>
    <w:uiPriority w:val="30"/>
    <w:qFormat/>
    <w:rsid w:val="000D1780"/>
    <w:pPr>
      <w:pBdr>
        <w:top w:val="single" w:sz="4" w:space="10" w:color="00A2FF" w:themeColor="accent1"/>
        <w:bottom w:val="single" w:sz="4" w:space="10" w:color="00A2FF" w:themeColor="accent1"/>
      </w:pBdr>
      <w:spacing w:before="360" w:after="360"/>
      <w:ind w:left="864" w:right="864"/>
      <w:jc w:val="center"/>
    </w:pPr>
    <w:rPr>
      <w:i/>
      <w:iCs/>
      <w:color w:val="00A2FF" w:themeColor="accent1"/>
    </w:rPr>
  </w:style>
  <w:style w:type="character" w:customStyle="1" w:styleId="IntenseQuoteChar">
    <w:name w:val="Intense Quote Char"/>
    <w:basedOn w:val="DefaultParagraphFont"/>
    <w:link w:val="IntenseQuote"/>
    <w:uiPriority w:val="30"/>
    <w:rsid w:val="000D1780"/>
    <w:rPr>
      <w:i/>
      <w:iCs/>
      <w:color w:val="00A2FF" w:themeColor="accent1"/>
      <w:sz w:val="24"/>
      <w:szCs w:val="24"/>
    </w:rPr>
  </w:style>
  <w:style w:type="character" w:styleId="IntenseReference">
    <w:name w:val="Intense Reference"/>
    <w:basedOn w:val="DefaultParagraphFont"/>
    <w:uiPriority w:val="32"/>
    <w:qFormat/>
    <w:rsid w:val="000D1780"/>
    <w:rPr>
      <w:b/>
      <w:bCs/>
      <w:smallCaps/>
      <w:color w:val="00A2FF" w:themeColor="accent1"/>
      <w:spacing w:val="5"/>
    </w:rPr>
  </w:style>
  <w:style w:type="paragraph" w:styleId="ListParagraph">
    <w:name w:val="List Paragraph"/>
    <w:basedOn w:val="Normal"/>
    <w:uiPriority w:val="34"/>
    <w:qFormat/>
    <w:rsid w:val="000D1780"/>
    <w:pPr>
      <w:ind w:left="720"/>
      <w:contextualSpacing/>
    </w:pPr>
  </w:style>
  <w:style w:type="paragraph" w:styleId="NoSpacing">
    <w:name w:val="No Spacing"/>
    <w:uiPriority w:val="1"/>
    <w:qFormat/>
    <w:rsid w:val="000D1780"/>
    <w:rPr>
      <w:sz w:val="24"/>
      <w:szCs w:val="24"/>
    </w:rPr>
  </w:style>
  <w:style w:type="paragraph" w:styleId="Quote">
    <w:name w:val="Quote"/>
    <w:basedOn w:val="Normal"/>
    <w:next w:val="Normal"/>
    <w:link w:val="QuoteChar"/>
    <w:uiPriority w:val="29"/>
    <w:qFormat/>
    <w:rsid w:val="000D17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D1780"/>
    <w:rPr>
      <w:i/>
      <w:iCs/>
      <w:color w:val="404040" w:themeColor="text1" w:themeTint="BF"/>
      <w:sz w:val="24"/>
      <w:szCs w:val="24"/>
    </w:rPr>
  </w:style>
  <w:style w:type="character" w:styleId="Strong">
    <w:name w:val="Strong"/>
    <w:basedOn w:val="DefaultParagraphFont"/>
    <w:uiPriority w:val="22"/>
    <w:qFormat/>
    <w:rsid w:val="000D1780"/>
    <w:rPr>
      <w:b/>
      <w:bCs/>
    </w:rPr>
  </w:style>
  <w:style w:type="paragraph" w:styleId="Subtitle">
    <w:name w:val="Subtitle"/>
    <w:basedOn w:val="Normal"/>
    <w:next w:val="Normal"/>
    <w:link w:val="SubtitleChar"/>
    <w:uiPriority w:val="11"/>
    <w:qFormat/>
    <w:rsid w:val="000D17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D1780"/>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0D1780"/>
    <w:rPr>
      <w:i/>
      <w:iCs/>
      <w:color w:val="404040" w:themeColor="text1" w:themeTint="BF"/>
    </w:rPr>
  </w:style>
  <w:style w:type="character" w:styleId="SubtleReference">
    <w:name w:val="Subtle Reference"/>
    <w:basedOn w:val="DefaultParagraphFont"/>
    <w:uiPriority w:val="31"/>
    <w:qFormat/>
    <w:rsid w:val="000D1780"/>
    <w:rPr>
      <w:smallCaps/>
      <w:color w:val="5A5A5A" w:themeColor="text1" w:themeTint="A5"/>
    </w:rPr>
  </w:style>
  <w:style w:type="paragraph" w:styleId="Title">
    <w:name w:val="Title"/>
    <w:basedOn w:val="Normal"/>
    <w:next w:val="Normal"/>
    <w:link w:val="TitleChar"/>
    <w:uiPriority w:val="10"/>
    <w:qFormat/>
    <w:rsid w:val="000D178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780"/>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0D1780"/>
    <w:pPr>
      <w:outlineLvl w:val="9"/>
    </w:pPr>
  </w:style>
  <w:style w:type="paragraph" w:styleId="Revision">
    <w:name w:val="Revision"/>
    <w:hidden/>
    <w:uiPriority w:val="99"/>
    <w:semiHidden/>
    <w:rsid w:val="0027737E"/>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32083-9EF4-49D5-906D-0F20F1DA2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 Weaver</dc:creator>
  <cp:keywords/>
  <dc:description/>
  <cp:lastModifiedBy>Nari Weaver</cp:lastModifiedBy>
  <cp:revision>7</cp:revision>
  <cp:lastPrinted>2026-08-18T19:47:00Z</cp:lastPrinted>
  <dcterms:created xsi:type="dcterms:W3CDTF">2026-08-18T19:43:00Z</dcterms:created>
  <dcterms:modified xsi:type="dcterms:W3CDTF">2026-09-09T22:25:00Z</dcterms:modified>
</cp:coreProperties>
</file>