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E7D81" w14:textId="75771493" w:rsidR="00282087" w:rsidRDefault="00681D30">
      <w:pPr>
        <w:pStyle w:val="Body"/>
        <w:rPr>
          <w:rFonts w:ascii="Calibri" w:eastAsia="Calibri" w:hAnsi="Calibri" w:cs="Calibri"/>
          <w:b/>
          <w:bCs/>
        </w:rPr>
      </w:pPr>
      <w:ins w:id="0" w:author="Kris Costello" w:date="2026-08-28T13:19:00Z" w16du:dateUtc="2026-08-28T20:19:00Z">
        <w:r>
          <w:rPr>
            <w:rFonts w:ascii="Calibri" w:hAnsi="Calibri"/>
            <w:b/>
            <w:bCs/>
          </w:rPr>
          <w:t>5.</w:t>
        </w:r>
      </w:ins>
      <w:r w:rsidR="00F93D54">
        <w:rPr>
          <w:rFonts w:ascii="Calibri" w:hAnsi="Calibri"/>
          <w:b/>
          <w:bCs/>
        </w:rPr>
        <w:t xml:space="preserve">What </w:t>
      </w:r>
      <w:r w:rsidR="00F93D54">
        <w:rPr>
          <w:rFonts w:ascii="Calibri" w:hAnsi="Calibri"/>
          <w:b/>
          <w:bCs/>
        </w:rPr>
        <w:t xml:space="preserve">happens if the Department of Health (DOH) sends me </w:t>
      </w:r>
      <w:proofErr w:type="spellStart"/>
      <w:r w:rsidR="00F93D54">
        <w:rPr>
          <w:rFonts w:ascii="Calibri" w:hAnsi="Calibri"/>
          <w:b/>
          <w:bCs/>
        </w:rPr>
        <w:t>a</w:t>
      </w:r>
      <w:del w:id="1" w:author="Kris Costello" w:date="2026-08-28T13:18:00Z" w16du:dateUtc="2026-08-28T20:18:00Z">
        <w:r w:rsidR="00F93D54" w:rsidDel="00CE1809">
          <w:rPr>
            <w:rFonts w:ascii="Calibri" w:hAnsi="Calibri"/>
            <w:b/>
            <w:bCs/>
          </w:rPr>
          <w:delText xml:space="preserve"> </w:delText>
        </w:r>
      </w:del>
      <w:r w:rsidR="00F93D54">
        <w:rPr>
          <w:rFonts w:ascii="Calibri" w:hAnsi="Calibri"/>
          <w:b/>
          <w:bCs/>
        </w:rPr>
        <w:t>notice</w:t>
      </w:r>
      <w:proofErr w:type="spellEnd"/>
      <w:r w:rsidR="00F93D54">
        <w:rPr>
          <w:rFonts w:ascii="Calibri" w:hAnsi="Calibri"/>
          <w:b/>
          <w:bCs/>
        </w:rPr>
        <w:t xml:space="preserve"> that they</w:t>
      </w:r>
      <w:ins w:id="2" w:author="Kris Costello" w:date="2026-08-28T13:02:00Z" w16du:dateUtc="2026-08-28T20:02:00Z">
        <w:r w:rsidR="00C627E2">
          <w:rPr>
            <w:rFonts w:ascii="Calibri" w:hAnsi="Calibri"/>
            <w:b/>
            <w:bCs/>
          </w:rPr>
          <w:t xml:space="preserve"> have</w:t>
        </w:r>
      </w:ins>
      <w:del w:id="3" w:author="Kris Costello" w:date="2026-08-28T13:02:00Z" w16du:dateUtc="2026-08-28T20:02:00Z">
        <w:r w:rsidR="00F93D54" w:rsidDel="00C627E2">
          <w:rPr>
            <w:rFonts w:ascii="Calibri" w:hAnsi="Calibri"/>
            <w:b/>
            <w:bCs/>
            <w:rtl/>
          </w:rPr>
          <w:delText>’</w:delText>
        </w:r>
        <w:r w:rsidR="00F93D54" w:rsidDel="00C627E2">
          <w:rPr>
            <w:rFonts w:ascii="Calibri" w:hAnsi="Calibri"/>
            <w:b/>
            <w:bCs/>
          </w:rPr>
          <w:delText>ve</w:delText>
        </w:r>
      </w:del>
      <w:r w:rsidR="00F93D54">
        <w:rPr>
          <w:rFonts w:ascii="Calibri" w:hAnsi="Calibri"/>
          <w:b/>
          <w:bCs/>
        </w:rPr>
        <w:t xml:space="preserve"> opened an investigation into my medical license?</w:t>
      </w:r>
    </w:p>
    <w:p w14:paraId="3081A3B1" w14:textId="00161408" w:rsidR="00282087" w:rsidRDefault="00F93D54">
      <w:pPr>
        <w:pStyle w:val="Body"/>
        <w:rPr>
          <w:rFonts w:ascii="Calibri" w:eastAsia="Calibri" w:hAnsi="Calibri" w:cs="Calibri"/>
        </w:rPr>
      </w:pPr>
      <w:r>
        <w:rPr>
          <w:rFonts w:ascii="Calibri" w:hAnsi="Calibri"/>
        </w:rPr>
        <w:t xml:space="preserve">This means the DOH received a complaint with allegations that, if true, would constitute a violation of the laws or regulations administered by the DOH that govern your profession. Violations include, among other things, several types of "unprofessional conduct" as defined in statute. </w:t>
      </w:r>
      <w:r>
        <w:rPr>
          <w:rFonts w:ascii="Calibri" w:hAnsi="Calibri"/>
          <w:i/>
          <w:iCs/>
        </w:rPr>
        <w:t xml:space="preserve">See </w:t>
      </w:r>
      <w:r>
        <w:rPr>
          <w:rFonts w:ascii="Calibri" w:hAnsi="Calibri"/>
        </w:rPr>
        <w:t xml:space="preserve">RCW 18.130.180. When DOH investigates complaints, it works with DOH investigators, DOH staff attorneys, and the Office of the Attorney General to gather and analyze evidence. The DOH's investigation file must include your responses, and </w:t>
      </w:r>
      <w:del w:id="4" w:author="Jenn" w:date="2026-08-26T09:13:00Z">
        <w:r>
          <w:rPr>
            <w:rFonts w:ascii="Calibri" w:hAnsi="Calibri"/>
          </w:rPr>
          <w:delText>you can be represented by legal counse</w:delText>
        </w:r>
      </w:del>
      <w:ins w:id="5" w:author="Kris Costello" w:date="2026-08-28T13:14:00Z" w16du:dateUtc="2026-08-28T20:14:00Z">
        <w:r w:rsidR="0036611B">
          <w:rPr>
            <w:rFonts w:ascii="Calibri" w:hAnsi="Calibri"/>
          </w:rPr>
          <w:t xml:space="preserve">experienced </w:t>
        </w:r>
      </w:ins>
      <w:del w:id="6" w:author="Jenn" w:date="2026-08-26T09:13:00Z">
        <w:r>
          <w:rPr>
            <w:rFonts w:ascii="Calibri" w:hAnsi="Calibri"/>
          </w:rPr>
          <w:delText>l</w:delText>
        </w:r>
      </w:del>
      <w:ins w:id="7" w:author="Jenn" w:date="2026-08-26T09:13:00Z">
        <w:r>
          <w:rPr>
            <w:rFonts w:ascii="Calibri" w:hAnsi="Calibri"/>
          </w:rPr>
          <w:t>legal counsel can</w:t>
        </w:r>
      </w:ins>
      <w:ins w:id="8" w:author="Kris Costello" w:date="2026-08-28T13:06:00Z" w16du:dateUtc="2026-08-28T20:06:00Z">
        <w:r w:rsidR="00D800EA">
          <w:rPr>
            <w:rFonts w:ascii="Calibri" w:hAnsi="Calibri"/>
          </w:rPr>
          <w:t xml:space="preserve"> assist you and </w:t>
        </w:r>
      </w:ins>
      <w:ins w:id="9" w:author="Jenn" w:date="2026-08-26T09:13:00Z">
        <w:r>
          <w:rPr>
            <w:rFonts w:ascii="Calibri" w:hAnsi="Calibri"/>
          </w:rPr>
          <w:t xml:space="preserve"> represent</w:t>
        </w:r>
        <w:del w:id="10" w:author="Kris Costello" w:date="2026-08-28T13:06:00Z" w16du:dateUtc="2026-08-28T20:06:00Z">
          <w:r w:rsidDel="00D800EA">
            <w:rPr>
              <w:rFonts w:ascii="Calibri" w:hAnsi="Calibri"/>
            </w:rPr>
            <w:delText xml:space="preserve"> you</w:delText>
          </w:r>
        </w:del>
      </w:ins>
      <w:r>
        <w:rPr>
          <w:rFonts w:ascii="Calibri" w:hAnsi="Calibri"/>
        </w:rPr>
        <w:t xml:space="preserve"> during this process. </w:t>
      </w:r>
      <w:del w:id="11" w:author="Kris Costello" w:date="2026-08-28T13:03:00Z" w16du:dateUtc="2026-08-28T20:03:00Z">
        <w:r w:rsidDel="00C627E2">
          <w:rPr>
            <w:rFonts w:ascii="Calibri" w:hAnsi="Calibri"/>
          </w:rPr>
          <w:delText>Be aware that failing</w:delText>
        </w:r>
      </w:del>
      <w:ins w:id="12" w:author="Kris Costello" w:date="2026-08-28T13:03:00Z" w16du:dateUtc="2026-08-28T20:03:00Z">
        <w:r w:rsidR="00C627E2">
          <w:rPr>
            <w:rFonts w:ascii="Calibri" w:hAnsi="Calibri"/>
          </w:rPr>
          <w:t>Failing</w:t>
        </w:r>
      </w:ins>
      <w:r>
        <w:rPr>
          <w:rFonts w:ascii="Calibri" w:hAnsi="Calibri"/>
        </w:rPr>
        <w:t xml:space="preserve"> to cooperate with a DOH investigation is itself an independent basis for finding a violation.</w:t>
      </w:r>
      <w:del w:id="13" w:author="Kris Costello" w:date="2026-08-28T13:05:00Z" w16du:dateUtc="2026-08-28T20:05:00Z">
        <w:r w:rsidDel="00D800EA">
          <w:rPr>
            <w:rFonts w:ascii="Calibri" w:hAnsi="Calibri"/>
          </w:rPr>
          <w:delText xml:space="preserve"> </w:delText>
        </w:r>
        <w:r w:rsidDel="00D800EA">
          <w:rPr>
            <w:rFonts w:ascii="Calibri" w:hAnsi="Calibri"/>
          </w:rPr>
          <w:delText>At the same time,</w:delText>
        </w:r>
      </w:del>
      <w:r>
        <w:rPr>
          <w:rFonts w:ascii="Calibri" w:hAnsi="Calibri"/>
        </w:rPr>
        <w:t xml:space="preserve"> </w:t>
      </w:r>
      <w:ins w:id="14" w:author="Kris Costello" w:date="2026-08-28T13:05:00Z" w16du:dateUtc="2026-08-28T20:05:00Z">
        <w:r w:rsidR="00D800EA">
          <w:rPr>
            <w:rFonts w:ascii="Calibri" w:hAnsi="Calibri"/>
          </w:rPr>
          <w:t>N</w:t>
        </w:r>
      </w:ins>
      <w:del w:id="15" w:author="Kris Costello" w:date="2026-08-28T13:05:00Z" w16du:dateUtc="2026-08-28T20:05:00Z">
        <w:r w:rsidDel="00D800EA">
          <w:rPr>
            <w:rFonts w:ascii="Calibri" w:hAnsi="Calibri"/>
          </w:rPr>
          <w:delText>n</w:delText>
        </w:r>
      </w:del>
      <w:r>
        <w:rPr>
          <w:rFonts w:ascii="Calibri" w:hAnsi="Calibri"/>
        </w:rPr>
        <w:t>ot every investigation will result in the initiation of a formal DOH disciplinary proceeding against your credential.</w:t>
      </w:r>
    </w:p>
    <w:p w14:paraId="7871915E" w14:textId="584577B6" w:rsidR="00282087" w:rsidRDefault="00681D30">
      <w:pPr>
        <w:pStyle w:val="Body"/>
        <w:rPr>
          <w:rFonts w:ascii="Calibri" w:eastAsia="Calibri" w:hAnsi="Calibri" w:cs="Calibri"/>
          <w:b/>
          <w:bCs/>
        </w:rPr>
      </w:pPr>
      <w:ins w:id="16" w:author="Kris Costello" w:date="2026-08-28T13:19:00Z" w16du:dateUtc="2026-08-28T20:19:00Z">
        <w:r>
          <w:rPr>
            <w:rFonts w:ascii="Calibri" w:hAnsi="Calibri"/>
            <w:b/>
            <w:bCs/>
          </w:rPr>
          <w:t>6.</w:t>
        </w:r>
      </w:ins>
      <w:r w:rsidR="00F93D54">
        <w:rPr>
          <w:rFonts w:ascii="Calibri" w:hAnsi="Calibri"/>
          <w:b/>
          <w:bCs/>
        </w:rPr>
        <w:t>What do I do if my company gets a letter from the Department of Financial Institutions (DFI)?</w:t>
      </w:r>
    </w:p>
    <w:p w14:paraId="37E2BBB5" w14:textId="250F5706" w:rsidR="00282087" w:rsidRDefault="00F93D54">
      <w:pPr>
        <w:pStyle w:val="Body"/>
        <w:rPr>
          <w:rFonts w:ascii="Calibri" w:eastAsia="Calibri" w:hAnsi="Calibri" w:cs="Calibri"/>
        </w:rPr>
      </w:pPr>
      <w:r>
        <w:rPr>
          <w:rFonts w:ascii="Calibri" w:hAnsi="Calibri"/>
        </w:rPr>
        <w:t xml:space="preserve">DFI letters signify that a consumer has filed a complaint against your company or that the agency is launching a regulatory investigation or compliance audit into your business. RCW 43.320. </w:t>
      </w:r>
      <w:del w:id="17" w:author="Jenn" w:date="2026-08-26T09:22:00Z">
        <w:r>
          <w:rPr>
            <w:rFonts w:ascii="Calibri" w:hAnsi="Calibri"/>
          </w:rPr>
          <w:delText>Your defense team will check the deadlines for your response.</w:delText>
        </w:r>
      </w:del>
      <w:ins w:id="18" w:author="Jenn" w:date="2026-08-26T09:22:00Z">
        <w:r>
          <w:rPr>
            <w:rFonts w:ascii="Calibri" w:hAnsi="Calibri"/>
          </w:rPr>
          <w:t>Your defense team will review the response deadline.</w:t>
        </w:r>
      </w:ins>
      <w:r>
        <w:rPr>
          <w:rFonts w:ascii="Calibri" w:hAnsi="Calibri"/>
        </w:rPr>
        <w:t xml:space="preserve"> There is usually a strict timeframe, often 30 days, to respond. </w:t>
      </w:r>
      <w:del w:id="19" w:author="Jenn" w:date="2026-08-26T09:13:00Z">
        <w:r>
          <w:rPr>
            <w:rFonts w:ascii="Calibri" w:hAnsi="Calibri"/>
          </w:rPr>
          <w:delText>A missed deadline can lead to automatic fines, penalties, or an escalation.</w:delText>
        </w:r>
      </w:del>
      <w:ins w:id="20" w:author="Jenn" w:date="2026-08-26T09:13:00Z">
        <w:r>
          <w:rPr>
            <w:rFonts w:ascii="Calibri" w:hAnsi="Calibri"/>
          </w:rPr>
          <w:t>Missing a deadline can lead to automatic fines, penalties, or escalation.</w:t>
        </w:r>
      </w:ins>
      <w:r>
        <w:rPr>
          <w:rFonts w:ascii="Calibri" w:hAnsi="Calibri"/>
        </w:rPr>
        <w:t xml:space="preserve"> Your defense team will determine the core issue and the scope of exposure. </w:t>
      </w:r>
      <w:del w:id="21" w:author="Jenn" w:date="2026-08-26T09:23:00Z">
        <w:r>
          <w:rPr>
            <w:rFonts w:ascii="Calibri" w:hAnsi="Calibri"/>
          </w:rPr>
          <w:delText>A consumer will often log a complaint regarding loans, escrow, or money transmissions.</w:delText>
        </w:r>
      </w:del>
      <w:ins w:id="22" w:author="Jenn" w:date="2026-08-26T09:23:00Z">
        <w:r>
          <w:rPr>
            <w:rFonts w:ascii="Calibri" w:hAnsi="Calibri"/>
          </w:rPr>
          <w:t>Consumers often log complaints about loans, escrow, or money transmissions.</w:t>
        </w:r>
      </w:ins>
      <w:r>
        <w:rPr>
          <w:rFonts w:ascii="Calibri" w:hAnsi="Calibri"/>
        </w:rPr>
        <w:t xml:space="preserve"> The government examiner is looking into whether your business violated state financial laws. Your defense team will </w:t>
      </w:r>
      <w:ins w:id="23" w:author="Kris Costello" w:date="2026-08-28T13:04:00Z" w16du:dateUtc="2026-08-28T20:04:00Z">
        <w:r w:rsidR="00C627E2">
          <w:rPr>
            <w:rFonts w:ascii="Calibri" w:hAnsi="Calibri"/>
          </w:rPr>
          <w:t xml:space="preserve">intervene on your behalf and assist you to </w:t>
        </w:r>
      </w:ins>
      <w:del w:id="24" w:author="Kris Costello" w:date="2026-08-28T13:04:00Z" w16du:dateUtc="2026-08-28T20:04:00Z">
        <w:r w:rsidDel="00C627E2">
          <w:rPr>
            <w:rFonts w:ascii="Calibri" w:hAnsi="Calibri"/>
          </w:rPr>
          <w:delText xml:space="preserve">lead all communications to the examiner, preserve evidence, and gather facts. Your attorney will then draft and review your </w:delText>
        </w:r>
      </w:del>
      <w:del w:id="25" w:author="Kris Costello" w:date="2026-08-28T12:44:00Z" w16du:dateUtc="2026-08-28T19:44:00Z">
        <w:r w:rsidDel="00240E98">
          <w:rPr>
            <w:rFonts w:ascii="Calibri" w:hAnsi="Calibri"/>
          </w:rPr>
          <w:delText>response,</w:delText>
        </w:r>
      </w:del>
      <w:del w:id="26" w:author="Kris Costello" w:date="2026-08-28T13:04:00Z" w16du:dateUtc="2026-08-28T20:04:00Z">
        <w:r w:rsidDel="00C627E2">
          <w:rPr>
            <w:rFonts w:ascii="Calibri" w:hAnsi="Calibri"/>
          </w:rPr>
          <w:delText xml:space="preserve"> while working with the examiner </w:delText>
        </w:r>
        <w:r w:rsidDel="00C627E2">
          <w:rPr>
            <w:rFonts w:ascii="Calibri" w:hAnsi="Calibri"/>
          </w:rPr>
          <w:delText>to</w:delText>
        </w:r>
      </w:del>
      <w:r>
        <w:rPr>
          <w:rFonts w:ascii="Calibri" w:hAnsi="Calibri"/>
        </w:rPr>
        <w:t xml:space="preserve"> </w:t>
      </w:r>
      <w:ins w:id="27" w:author="Kris Costello" w:date="2026-08-28T13:04:00Z" w16du:dateUtc="2026-08-28T20:04:00Z">
        <w:r w:rsidR="00D800EA">
          <w:rPr>
            <w:rFonts w:ascii="Calibri" w:hAnsi="Calibri"/>
          </w:rPr>
          <w:t>during the investigation phas</w:t>
        </w:r>
      </w:ins>
      <w:ins w:id="28" w:author="Kris Costello" w:date="2026-08-28T13:05:00Z" w16du:dateUtc="2026-08-28T20:05:00Z">
        <w:r w:rsidR="00D800EA">
          <w:rPr>
            <w:rFonts w:ascii="Calibri" w:hAnsi="Calibri"/>
          </w:rPr>
          <w:t xml:space="preserve">e.  </w:t>
        </w:r>
      </w:ins>
      <w:del w:id="29" w:author="Kris Costello" w:date="2026-08-28T13:05:00Z" w16du:dateUtc="2026-08-28T20:05:00Z">
        <w:r w:rsidDel="00D800EA">
          <w:rPr>
            <w:rFonts w:ascii="Calibri" w:hAnsi="Calibri"/>
          </w:rPr>
          <w:delText xml:space="preserve">determine your </w:delText>
        </w:r>
      </w:del>
      <w:del w:id="30" w:author="Kris Costello" w:date="2026-08-28T13:04:00Z" w16du:dateUtc="2026-08-28T20:04:00Z">
        <w:r w:rsidDel="00D800EA">
          <w:rPr>
            <w:rFonts w:ascii="Calibri" w:hAnsi="Calibri"/>
          </w:rPr>
          <w:delText xml:space="preserve">exposure </w:delText>
        </w:r>
      </w:del>
      <w:del w:id="31" w:author="Kris Costello" w:date="2026-08-28T13:05:00Z" w16du:dateUtc="2026-08-28T20:05:00Z">
        <w:r w:rsidDel="00D800EA">
          <w:rPr>
            <w:rFonts w:ascii="Calibri" w:hAnsi="Calibri"/>
          </w:rPr>
          <w:delText xml:space="preserve">and negotiate for possible favorable outcomes. </w:delText>
        </w:r>
      </w:del>
      <w:ins w:id="32" w:author="Kris Costello" w:date="2026-08-28T13:05:00Z" w16du:dateUtc="2026-08-28T20:05:00Z">
        <w:r w:rsidR="00D800EA">
          <w:rPr>
            <w:rFonts w:ascii="Calibri" w:hAnsi="Calibri"/>
          </w:rPr>
          <w:t xml:space="preserve">Based on the investigation, </w:t>
        </w:r>
      </w:ins>
      <w:r>
        <w:rPr>
          <w:rFonts w:ascii="Calibri" w:hAnsi="Calibri"/>
        </w:rPr>
        <w:t xml:space="preserve">DFI will then determine if it is necessary to move forward with an administrative hearing. </w:t>
      </w:r>
    </w:p>
    <w:p w14:paraId="770F80D8" w14:textId="77777777" w:rsidR="0036611B" w:rsidRDefault="0036611B">
      <w:pPr>
        <w:pStyle w:val="Body"/>
        <w:rPr>
          <w:ins w:id="33" w:author="Kris Costello" w:date="2026-08-28T13:15:00Z" w16du:dateUtc="2026-08-28T20:15:00Z"/>
          <w:rFonts w:ascii="Calibri" w:hAnsi="Calibri"/>
          <w:b/>
          <w:bCs/>
        </w:rPr>
      </w:pPr>
    </w:p>
    <w:p w14:paraId="572B9C2F" w14:textId="77777777" w:rsidR="0036611B" w:rsidRDefault="0036611B">
      <w:pPr>
        <w:pStyle w:val="Body"/>
        <w:rPr>
          <w:ins w:id="34" w:author="Kris Costello" w:date="2026-08-28T13:15:00Z" w16du:dateUtc="2026-08-28T20:15:00Z"/>
          <w:rFonts w:ascii="Calibri" w:hAnsi="Calibri"/>
          <w:b/>
          <w:bCs/>
        </w:rPr>
      </w:pPr>
    </w:p>
    <w:p w14:paraId="39DDBB1B" w14:textId="77777777" w:rsidR="0036611B" w:rsidRDefault="0036611B">
      <w:pPr>
        <w:pStyle w:val="Body"/>
        <w:rPr>
          <w:ins w:id="35" w:author="Kris Costello" w:date="2026-08-28T13:15:00Z" w16du:dateUtc="2026-08-28T20:15:00Z"/>
          <w:rFonts w:ascii="Calibri" w:hAnsi="Calibri"/>
          <w:b/>
          <w:bCs/>
        </w:rPr>
      </w:pPr>
    </w:p>
    <w:p w14:paraId="1D727453" w14:textId="77777777" w:rsidR="0036611B" w:rsidRDefault="0036611B">
      <w:pPr>
        <w:pStyle w:val="Body"/>
        <w:rPr>
          <w:ins w:id="36" w:author="Kris Costello" w:date="2026-08-28T13:15:00Z" w16du:dateUtc="2026-08-28T20:15:00Z"/>
          <w:rFonts w:ascii="Calibri" w:hAnsi="Calibri"/>
          <w:b/>
          <w:bCs/>
        </w:rPr>
      </w:pPr>
    </w:p>
    <w:p w14:paraId="63E39DFB" w14:textId="77777777" w:rsidR="0036611B" w:rsidRDefault="0036611B">
      <w:pPr>
        <w:pStyle w:val="Body"/>
        <w:rPr>
          <w:ins w:id="37" w:author="Kris Costello" w:date="2026-08-28T13:15:00Z" w16du:dateUtc="2026-08-28T20:15:00Z"/>
          <w:rFonts w:ascii="Calibri" w:hAnsi="Calibri"/>
          <w:b/>
          <w:bCs/>
        </w:rPr>
      </w:pPr>
    </w:p>
    <w:p w14:paraId="067E6EED" w14:textId="77777777" w:rsidR="0036611B" w:rsidRDefault="0036611B">
      <w:pPr>
        <w:pStyle w:val="Body"/>
        <w:rPr>
          <w:ins w:id="38" w:author="Kris Costello" w:date="2026-08-28T13:15:00Z" w16du:dateUtc="2026-08-28T20:15:00Z"/>
          <w:rFonts w:ascii="Calibri" w:hAnsi="Calibri"/>
          <w:b/>
          <w:bCs/>
        </w:rPr>
      </w:pPr>
    </w:p>
    <w:p w14:paraId="1047F2A3" w14:textId="647DA6DA" w:rsidR="00282087" w:rsidRDefault="00681D30">
      <w:pPr>
        <w:pStyle w:val="Body"/>
        <w:rPr>
          <w:rFonts w:ascii="Calibri" w:eastAsia="Calibri" w:hAnsi="Calibri" w:cs="Calibri"/>
          <w:b/>
          <w:bCs/>
        </w:rPr>
      </w:pPr>
      <w:ins w:id="39" w:author="Kris Costello" w:date="2026-08-28T13:19:00Z" w16du:dateUtc="2026-08-28T20:19:00Z">
        <w:r>
          <w:rPr>
            <w:rFonts w:ascii="Calibri" w:hAnsi="Calibri"/>
            <w:b/>
            <w:bCs/>
          </w:rPr>
          <w:t>3.</w:t>
        </w:r>
      </w:ins>
      <w:r w:rsidR="00F93D54">
        <w:rPr>
          <w:rFonts w:ascii="Calibri" w:hAnsi="Calibri"/>
          <w:b/>
          <w:bCs/>
        </w:rPr>
        <w:t>What is the difference between government litigation and civil litigation?</w:t>
      </w:r>
    </w:p>
    <w:p w14:paraId="33340F90" w14:textId="77777777" w:rsidR="00282087" w:rsidRDefault="00F93D54">
      <w:pPr>
        <w:pStyle w:val="Body"/>
        <w:rPr>
          <w:rFonts w:ascii="Calibri" w:eastAsia="Calibri" w:hAnsi="Calibri" w:cs="Calibri"/>
        </w:rPr>
      </w:pPr>
      <w:r>
        <w:rPr>
          <w:rFonts w:ascii="Calibri" w:hAnsi="Calibri"/>
        </w:rPr>
        <w:t xml:space="preserve">Civil litigation involves disputes between private individuals and entities </w:t>
      </w:r>
      <w:del w:id="40" w:author="Jenn" w:date="2026-08-26T09:14:00Z">
        <w:r>
          <w:rPr>
            <w:rFonts w:ascii="Calibri" w:hAnsi="Calibri"/>
          </w:rPr>
          <w:delText xml:space="preserve">that are </w:delText>
        </w:r>
      </w:del>
      <w:r>
        <w:rPr>
          <w:rFonts w:ascii="Calibri" w:hAnsi="Calibri"/>
        </w:rPr>
        <w:t xml:space="preserve">filed in </w:t>
      </w:r>
      <w:del w:id="41" w:author="Jenn" w:date="2026-08-26T09:15:00Z">
        <w:r>
          <w:rPr>
            <w:rFonts w:ascii="Calibri" w:hAnsi="Calibri"/>
          </w:rPr>
          <w:delText xml:space="preserve">the </w:delText>
        </w:r>
      </w:del>
      <w:r>
        <w:rPr>
          <w:rFonts w:ascii="Calibri" w:hAnsi="Calibri"/>
        </w:rPr>
        <w:t xml:space="preserve">federal or state civil courts. The objective of civil litigation is to resolve personal or business conflicts </w:t>
      </w:r>
      <w:del w:id="42" w:author="Jenn" w:date="2026-08-26T09:15:00Z">
        <w:r>
          <w:rPr>
            <w:rFonts w:ascii="Calibri" w:hAnsi="Calibri"/>
          </w:rPr>
          <w:delText>like</w:delText>
        </w:r>
      </w:del>
      <w:ins w:id="43" w:author="Jenn" w:date="2026-08-26T09:15:00Z">
        <w:r>
          <w:rPr>
            <w:rFonts w:ascii="Calibri" w:hAnsi="Calibri"/>
          </w:rPr>
          <w:t>such as</w:t>
        </w:r>
      </w:ins>
      <w:r>
        <w:rPr>
          <w:rFonts w:ascii="Calibri" w:hAnsi="Calibri"/>
        </w:rPr>
        <w:t xml:space="preserve"> breach of contract or personal injury. The goal is normally financial recovery and sometimes specific performance by a party.  </w:t>
      </w:r>
    </w:p>
    <w:p w14:paraId="6F45D190" w14:textId="69CF1DB8" w:rsidR="00282087" w:rsidRDefault="00F93D54">
      <w:pPr>
        <w:pStyle w:val="Body"/>
        <w:rPr>
          <w:ins w:id="44" w:author="Jenn" w:date="2026-08-26T09:16:00Z"/>
          <w:rFonts w:ascii="Calibri" w:eastAsia="Calibri" w:hAnsi="Calibri" w:cs="Calibri"/>
        </w:rPr>
      </w:pPr>
      <w:r>
        <w:rPr>
          <w:rFonts w:ascii="Calibri" w:hAnsi="Calibri"/>
        </w:rPr>
        <w:t xml:space="preserve">Government litigation involves a federal or state public agency or government body as a main party in the lawsuit. </w:t>
      </w:r>
      <w:del w:id="45" w:author="Jenn" w:date="2026-08-26T09:16:00Z">
        <w:r>
          <w:rPr>
            <w:rFonts w:ascii="Calibri" w:hAnsi="Calibri"/>
          </w:rPr>
          <w:delText>Government objectives in litigation often involve defending public policies, enforcement of regulations, or violations of constitutional issues.</w:delText>
        </w:r>
      </w:del>
      <w:ins w:id="46" w:author="Jenn" w:date="2026-08-26T09:16:00Z">
        <w:r>
          <w:rPr>
            <w:rFonts w:ascii="Calibri" w:hAnsi="Calibri"/>
          </w:rPr>
          <w:t>Government objectives in litigation often involve defending public policies, enforcing regulations, or addressing constitutional violations.</w:t>
        </w:r>
      </w:ins>
      <w:r>
        <w:rPr>
          <w:rFonts w:ascii="Calibri" w:hAnsi="Calibri"/>
        </w:rPr>
        <w:t xml:space="preserve"> There are often pre-litigation procedural requirements. These cases are often under high scrutiny because of public interest and media attention. </w:t>
      </w:r>
      <w:del w:id="47" w:author="Jenn" w:date="2026-08-26T09:16:00Z">
        <w:r>
          <w:rPr>
            <w:rFonts w:ascii="Calibri" w:hAnsi="Calibri"/>
          </w:rPr>
          <w:delText xml:space="preserve">Government litigation is a specialized subset of civil law and requires a specialized lawyer who works in and has experience in the field.  </w:delText>
        </w:r>
      </w:del>
      <w:ins w:id="48" w:author="Kris Costello" w:date="2026-08-28T12:46:00Z" w16du:dateUtc="2026-08-28T19:46:00Z">
        <w:r w:rsidR="00240E98">
          <w:rPr>
            <w:rFonts w:ascii="Calibri" w:hAnsi="Calibri"/>
          </w:rPr>
          <w:t xml:space="preserve">Because </w:t>
        </w:r>
      </w:ins>
      <w:ins w:id="49" w:author="Kris Costello" w:date="2026-08-28T12:47:00Z" w16du:dateUtc="2026-08-28T19:47:00Z">
        <w:r w:rsidR="00240E98">
          <w:rPr>
            <w:rFonts w:ascii="Calibri" w:hAnsi="Calibri"/>
          </w:rPr>
          <w:t>a lot of</w:t>
        </w:r>
      </w:ins>
      <w:ins w:id="50" w:author="Kris Costello" w:date="2026-08-28T12:46:00Z" w16du:dateUtc="2026-08-28T19:46:00Z">
        <w:r w:rsidR="00240E98">
          <w:rPr>
            <w:rFonts w:ascii="Calibri" w:hAnsi="Calibri"/>
          </w:rPr>
          <w:t xml:space="preserve"> government regulations carry a </w:t>
        </w:r>
      </w:ins>
      <w:ins w:id="51" w:author="Kris Costello" w:date="2026-08-28T12:47:00Z" w16du:dateUtc="2026-08-28T19:47:00Z">
        <w:r w:rsidR="00240E98">
          <w:rPr>
            <w:rFonts w:ascii="Calibri" w:hAnsi="Calibri"/>
          </w:rPr>
          <w:t>potential civil</w:t>
        </w:r>
      </w:ins>
      <w:ins w:id="52" w:author="Kris Costello" w:date="2026-08-28T13:06:00Z" w16du:dateUtc="2026-08-28T20:06:00Z">
        <w:r w:rsidR="00D800EA">
          <w:rPr>
            <w:rFonts w:ascii="Calibri" w:hAnsi="Calibri"/>
          </w:rPr>
          <w:t xml:space="preserve">, regulatory </w:t>
        </w:r>
      </w:ins>
      <w:ins w:id="53" w:author="Kris Costello" w:date="2026-08-28T12:47:00Z" w16du:dateUtc="2026-08-28T19:47:00Z">
        <w:r w:rsidR="00240E98">
          <w:rPr>
            <w:rFonts w:ascii="Calibri" w:hAnsi="Calibri"/>
          </w:rPr>
          <w:t xml:space="preserve">and criminal penalties, government </w:t>
        </w:r>
      </w:ins>
      <w:ins w:id="54" w:author="Jenn" w:date="2026-08-26T09:16:00Z">
        <w:del w:id="55" w:author="Kris Costello" w:date="2026-08-28T12:47:00Z" w16du:dateUtc="2026-08-28T19:47:00Z">
          <w:r w:rsidDel="00240E98">
            <w:rPr>
              <w:rFonts w:ascii="Calibri" w:hAnsi="Calibri"/>
            </w:rPr>
            <w:delText xml:space="preserve">Government </w:delText>
          </w:r>
        </w:del>
        <w:r>
          <w:rPr>
            <w:rFonts w:ascii="Calibri" w:hAnsi="Calibri"/>
          </w:rPr>
          <w:t>litigation is a</w:t>
        </w:r>
      </w:ins>
      <w:ins w:id="56" w:author="Kris Costello" w:date="2026-08-28T12:47:00Z" w16du:dateUtc="2026-08-28T19:47:00Z">
        <w:r w:rsidR="00240E98">
          <w:rPr>
            <w:rFonts w:ascii="Calibri" w:hAnsi="Calibri"/>
          </w:rPr>
          <w:t xml:space="preserve"> </w:t>
        </w:r>
      </w:ins>
      <w:ins w:id="57" w:author="Kris Costello" w:date="2026-08-28T13:06:00Z" w16du:dateUtc="2026-08-28T20:06:00Z">
        <w:r w:rsidR="00D800EA">
          <w:rPr>
            <w:rFonts w:ascii="Calibri" w:hAnsi="Calibri"/>
          </w:rPr>
          <w:t xml:space="preserve">unique and </w:t>
        </w:r>
      </w:ins>
      <w:ins w:id="58" w:author="Kris Costello" w:date="2026-08-28T12:47:00Z" w16du:dateUtc="2026-08-28T19:47:00Z">
        <w:r w:rsidR="00240E98">
          <w:rPr>
            <w:rFonts w:ascii="Calibri" w:hAnsi="Calibri"/>
          </w:rPr>
          <w:t>distinct area of law and a</w:t>
        </w:r>
      </w:ins>
      <w:ins w:id="59" w:author="Jenn" w:date="2026-08-26T09:16:00Z">
        <w:r>
          <w:rPr>
            <w:rFonts w:ascii="Calibri" w:hAnsi="Calibri"/>
          </w:rPr>
          <w:t xml:space="preserve"> </w:t>
        </w:r>
      </w:ins>
      <w:ins w:id="60" w:author="Kris Costello" w:date="2026-08-28T12:46:00Z" w16du:dateUtc="2026-08-28T19:46:00Z">
        <w:r w:rsidR="00240E98">
          <w:rPr>
            <w:rFonts w:ascii="Calibri" w:hAnsi="Calibri"/>
          </w:rPr>
          <w:t xml:space="preserve">hybrid of civil and </w:t>
        </w:r>
      </w:ins>
      <w:ins w:id="61" w:author="Kris Costello" w:date="2026-08-28T13:07:00Z" w16du:dateUtc="2026-08-28T20:07:00Z">
        <w:r w:rsidR="00D800EA">
          <w:rPr>
            <w:rFonts w:ascii="Calibri" w:hAnsi="Calibri"/>
          </w:rPr>
          <w:t xml:space="preserve">criminal law </w:t>
        </w:r>
      </w:ins>
      <w:ins w:id="62" w:author="Kris Costello" w:date="2026-08-28T12:46:00Z" w16du:dateUtc="2026-08-28T19:46:00Z">
        <w:r w:rsidR="00240E98">
          <w:rPr>
            <w:rFonts w:ascii="Calibri" w:hAnsi="Calibri"/>
          </w:rPr>
          <w:t>criminal</w:t>
        </w:r>
      </w:ins>
      <w:ins w:id="63" w:author="Kris Costello" w:date="2026-08-28T13:07:00Z" w16du:dateUtc="2026-08-28T20:07:00Z">
        <w:r w:rsidR="00D800EA">
          <w:rPr>
            <w:rFonts w:ascii="Calibri" w:hAnsi="Calibri"/>
          </w:rPr>
          <w:t xml:space="preserve"> and is often</w:t>
        </w:r>
      </w:ins>
      <w:ins w:id="64" w:author="Kris Costello" w:date="2026-08-28T13:08:00Z" w16du:dateUtc="2026-08-28T20:08:00Z">
        <w:r w:rsidR="00D800EA">
          <w:rPr>
            <w:rFonts w:ascii="Calibri" w:hAnsi="Calibri"/>
          </w:rPr>
          <w:t xml:space="preserve"> </w:t>
        </w:r>
      </w:ins>
      <w:ins w:id="65" w:author="Kris Costello" w:date="2026-08-28T12:46:00Z" w16du:dateUtc="2026-08-28T19:46:00Z">
        <w:r w:rsidR="00240E98">
          <w:rPr>
            <w:rFonts w:ascii="Calibri" w:hAnsi="Calibri"/>
          </w:rPr>
          <w:t xml:space="preserve"> </w:t>
        </w:r>
      </w:ins>
      <w:ins w:id="66" w:author="Kris Costello" w:date="2026-08-28T12:48:00Z" w16du:dateUtc="2026-08-28T19:48:00Z">
        <w:r w:rsidR="00240E98">
          <w:rPr>
            <w:rFonts w:ascii="Calibri" w:hAnsi="Calibri"/>
          </w:rPr>
          <w:t>referred to as white collar defense</w:t>
        </w:r>
      </w:ins>
      <w:ins w:id="67" w:author="Kris Costello" w:date="2026-08-28T13:08:00Z" w16du:dateUtc="2026-08-28T20:08:00Z">
        <w:r w:rsidR="00D800EA">
          <w:rPr>
            <w:rFonts w:ascii="Calibri" w:hAnsi="Calibri"/>
          </w:rPr>
          <w:t xml:space="preserve">. </w:t>
        </w:r>
      </w:ins>
      <w:ins w:id="68" w:author="Jenn" w:date="2026-08-26T09:16:00Z">
        <w:del w:id="69" w:author="Kris Costello" w:date="2026-08-28T12:48:00Z" w16du:dateUtc="2026-08-28T19:48:00Z">
          <w:r w:rsidDel="00240E98">
            <w:rPr>
              <w:rFonts w:ascii="Calibri" w:hAnsi="Calibri"/>
            </w:rPr>
            <w:delText>specialized subset of civil law and requires a lawyer who works in the field and has experience with it.</w:delText>
          </w:r>
        </w:del>
      </w:ins>
    </w:p>
    <w:p w14:paraId="648581BD" w14:textId="77777777" w:rsidR="00282087" w:rsidRDefault="00282087">
      <w:pPr>
        <w:pStyle w:val="Body"/>
        <w:rPr>
          <w:rFonts w:ascii="Calibri" w:eastAsia="Calibri" w:hAnsi="Calibri" w:cs="Calibri"/>
        </w:rPr>
      </w:pPr>
    </w:p>
    <w:p w14:paraId="70CF1662" w14:textId="3ABA66DD" w:rsidR="00282087" w:rsidRDefault="00681D30">
      <w:pPr>
        <w:pStyle w:val="Body"/>
        <w:rPr>
          <w:rFonts w:ascii="Calibri" w:eastAsia="Calibri" w:hAnsi="Calibri" w:cs="Calibri"/>
          <w:b/>
          <w:bCs/>
        </w:rPr>
      </w:pPr>
      <w:ins w:id="70" w:author="Kris Costello" w:date="2026-08-28T13:18:00Z" w16du:dateUtc="2026-08-28T20:18:00Z">
        <w:r>
          <w:rPr>
            <w:rFonts w:ascii="Calibri" w:hAnsi="Calibri"/>
            <w:b/>
            <w:bCs/>
          </w:rPr>
          <w:t>1.</w:t>
        </w:r>
      </w:ins>
      <w:r w:rsidR="00F93D54">
        <w:rPr>
          <w:rFonts w:ascii="Calibri" w:hAnsi="Calibri"/>
          <w:b/>
          <w:bCs/>
        </w:rPr>
        <w:t>What is white collar crime?</w:t>
      </w:r>
    </w:p>
    <w:p w14:paraId="539AAEED" w14:textId="4DFDCA5F" w:rsidR="00282087" w:rsidRDefault="00F93D54">
      <w:pPr>
        <w:pStyle w:val="Body"/>
        <w:rPr>
          <w:ins w:id="71" w:author="Kris Costello" w:date="2026-08-28T13:12:00Z" w16du:dateUtc="2026-08-28T20:12:00Z"/>
          <w:rFonts w:ascii="Calibri" w:hAnsi="Calibri"/>
        </w:rPr>
      </w:pPr>
      <w:r>
        <w:rPr>
          <w:rFonts w:ascii="Calibri" w:hAnsi="Calibri"/>
        </w:rPr>
        <w:t xml:space="preserve">White collar crimes are non-violent, </w:t>
      </w:r>
      <w:del w:id="72" w:author="Kris Costello" w:date="2026-08-28T12:53:00Z" w16du:dateUtc="2026-08-28T19:53:00Z">
        <w:r w:rsidDel="00240E98">
          <w:rPr>
            <w:rFonts w:ascii="Calibri" w:hAnsi="Calibri"/>
          </w:rPr>
          <w:delText xml:space="preserve">financially motivated </w:delText>
        </w:r>
      </w:del>
      <w:ins w:id="73" w:author="Kris Costello" w:date="2026-08-28T12:49:00Z" w16du:dateUtc="2026-08-28T19:49:00Z">
        <w:r w:rsidR="00240E98">
          <w:rPr>
            <w:rFonts w:ascii="Calibri" w:hAnsi="Calibri"/>
          </w:rPr>
          <w:t xml:space="preserve">allegations related to </w:t>
        </w:r>
      </w:ins>
      <w:del w:id="74" w:author="Kris Costello" w:date="2026-08-28T12:53:00Z" w16du:dateUtc="2026-08-28T19:53:00Z">
        <w:r w:rsidDel="00240E98">
          <w:rPr>
            <w:rFonts w:ascii="Calibri" w:hAnsi="Calibri"/>
          </w:rPr>
          <w:delText xml:space="preserve">offenses </w:delText>
        </w:r>
      </w:del>
      <w:ins w:id="75" w:author="Kris Costello" w:date="2026-08-28T12:53:00Z" w16du:dateUtc="2026-08-28T19:53:00Z">
        <w:r w:rsidR="00240E98">
          <w:rPr>
            <w:rFonts w:ascii="Calibri" w:hAnsi="Calibri"/>
          </w:rPr>
          <w:t>violations of civil, regulatory, licensing or criminal law and by</w:t>
        </w:r>
        <w:r w:rsidR="00240E98">
          <w:rPr>
            <w:rFonts w:ascii="Calibri" w:hAnsi="Calibri"/>
          </w:rPr>
          <w:t xml:space="preserve"> </w:t>
        </w:r>
      </w:ins>
      <w:del w:id="76" w:author="Kris Costello" w:date="2026-08-28T12:49:00Z" w16du:dateUtc="2026-08-28T19:49:00Z">
        <w:r w:rsidDel="00240E98">
          <w:rPr>
            <w:rFonts w:ascii="Calibri" w:hAnsi="Calibri"/>
          </w:rPr>
          <w:delText xml:space="preserve">committed by </w:delText>
        </w:r>
      </w:del>
      <w:r>
        <w:rPr>
          <w:rFonts w:ascii="Calibri" w:hAnsi="Calibri"/>
        </w:rPr>
        <w:t xml:space="preserve">businesses, business professionals, </w:t>
      </w:r>
      <w:ins w:id="77" w:author="Kris Costello" w:date="2026-08-28T12:49:00Z" w16du:dateUtc="2026-08-28T19:49:00Z">
        <w:r w:rsidR="00240E98">
          <w:rPr>
            <w:rFonts w:ascii="Calibri" w:hAnsi="Calibri"/>
          </w:rPr>
          <w:t xml:space="preserve">professionals </w:t>
        </w:r>
      </w:ins>
      <w:r>
        <w:rPr>
          <w:rFonts w:ascii="Calibri" w:hAnsi="Calibri"/>
        </w:rPr>
        <w:t>or government officials</w:t>
      </w:r>
      <w:ins w:id="78" w:author="Kris Costello" w:date="2026-08-28T12:50:00Z" w16du:dateUtc="2026-08-28T19:50:00Z">
        <w:r w:rsidR="00240E98">
          <w:rPr>
            <w:rFonts w:ascii="Calibri" w:hAnsi="Calibri"/>
          </w:rPr>
          <w:t xml:space="preserve"> for actions relating to </w:t>
        </w:r>
      </w:ins>
      <w:ins w:id="79" w:author="Kris Costello" w:date="2026-08-28T12:54:00Z" w16du:dateUtc="2026-08-28T19:54:00Z">
        <w:r w:rsidR="00240E98">
          <w:rPr>
            <w:rFonts w:ascii="Calibri" w:hAnsi="Calibri"/>
          </w:rPr>
          <w:t xml:space="preserve">business or </w:t>
        </w:r>
      </w:ins>
      <w:ins w:id="80" w:author="Kris Costello" w:date="2026-08-28T12:50:00Z" w16du:dateUtc="2026-08-28T19:50:00Z">
        <w:r w:rsidR="00240E98">
          <w:rPr>
            <w:rFonts w:ascii="Calibri" w:hAnsi="Calibri"/>
          </w:rPr>
          <w:t>one’s role</w:t>
        </w:r>
      </w:ins>
      <w:ins w:id="81" w:author="Kris Costello" w:date="2026-08-28T12:51:00Z" w16du:dateUtc="2026-08-28T19:51:00Z">
        <w:r w:rsidR="00240E98">
          <w:rPr>
            <w:rFonts w:ascii="Calibri" w:hAnsi="Calibri"/>
          </w:rPr>
          <w:t xml:space="preserve">, </w:t>
        </w:r>
      </w:ins>
      <w:ins w:id="82" w:author="Kris Costello" w:date="2026-08-28T12:54:00Z" w16du:dateUtc="2026-08-28T19:54:00Z">
        <w:r w:rsidR="00240E98">
          <w:rPr>
            <w:rFonts w:ascii="Calibri" w:hAnsi="Calibri"/>
          </w:rPr>
          <w:t xml:space="preserve">in </w:t>
        </w:r>
      </w:ins>
      <w:ins w:id="83" w:author="Kris Costello" w:date="2026-08-28T12:51:00Z" w16du:dateUtc="2026-08-28T19:51:00Z">
        <w:r w:rsidR="00240E98">
          <w:rPr>
            <w:rFonts w:ascii="Calibri" w:hAnsi="Calibri"/>
          </w:rPr>
          <w:t>business, profession or job</w:t>
        </w:r>
      </w:ins>
      <w:ins w:id="84" w:author="Kris Costello" w:date="2026-08-28T12:50:00Z" w16du:dateUtc="2026-08-28T19:50:00Z">
        <w:r w:rsidR="00240E98">
          <w:rPr>
            <w:rFonts w:ascii="Calibri" w:hAnsi="Calibri"/>
          </w:rPr>
          <w:t xml:space="preserve">. </w:t>
        </w:r>
      </w:ins>
      <w:ins w:id="85" w:author="Kris Costello" w:date="2026-08-28T12:52:00Z" w16du:dateUtc="2026-08-28T19:52:00Z">
        <w:r w:rsidR="00240E98">
          <w:rPr>
            <w:rFonts w:ascii="Calibri" w:hAnsi="Calibri"/>
          </w:rPr>
          <w:t xml:space="preserve">The term </w:t>
        </w:r>
      </w:ins>
      <w:ins w:id="86" w:author="Kris Costello" w:date="2026-08-28T12:51:00Z" w16du:dateUtc="2026-08-28T19:51:00Z">
        <w:r w:rsidR="00240E98">
          <w:rPr>
            <w:rFonts w:ascii="Calibri" w:hAnsi="Calibri"/>
          </w:rPr>
          <w:t xml:space="preserve"> can also be applied to white collar professionals for allegations relating to personal conduct that can result in negative career</w:t>
        </w:r>
      </w:ins>
      <w:ins w:id="87" w:author="Kris Costello" w:date="2026-08-28T12:52:00Z" w16du:dateUtc="2026-08-28T19:52:00Z">
        <w:r w:rsidR="00240E98">
          <w:rPr>
            <w:rFonts w:ascii="Calibri" w:hAnsi="Calibri"/>
          </w:rPr>
          <w:t xml:space="preserve">, business and professional licensing and reputational consequences.  </w:t>
        </w:r>
      </w:ins>
      <w:del w:id="88" w:author="Kris Costello" w:date="2026-08-28T12:50:00Z" w16du:dateUtc="2026-08-28T19:50:00Z">
        <w:r w:rsidDel="00240E98">
          <w:rPr>
            <w:rFonts w:ascii="Calibri" w:hAnsi="Calibri"/>
          </w:rPr>
          <w:delText>.</w:delText>
        </w:r>
      </w:del>
      <w:del w:id="89" w:author="Kris Costello" w:date="2026-08-28T12:52:00Z" w16du:dateUtc="2026-08-28T19:52:00Z">
        <w:r w:rsidDel="00240E98">
          <w:rPr>
            <w:rFonts w:ascii="Calibri" w:hAnsi="Calibri"/>
          </w:rPr>
          <w:delText xml:space="preserve"> White collar crime deals more with allegations of concealment or breaches of trust or duties to others (often involving alleged illegal financial or business advantages) than it does with allegations of crimes committed with physical force</w:delText>
        </w:r>
      </w:del>
      <w:r>
        <w:rPr>
          <w:rFonts w:ascii="Calibri" w:hAnsi="Calibri"/>
        </w:rPr>
        <w:t xml:space="preserve">. Examples of </w:t>
      </w:r>
      <w:proofErr w:type="gramStart"/>
      <w:r>
        <w:rPr>
          <w:rFonts w:ascii="Calibri" w:hAnsi="Calibri"/>
        </w:rPr>
        <w:t>white collar</w:t>
      </w:r>
      <w:proofErr w:type="gramEnd"/>
      <w:r>
        <w:rPr>
          <w:rFonts w:ascii="Calibri" w:hAnsi="Calibri"/>
        </w:rPr>
        <w:t xml:space="preserve"> crimes include fraud, embezzlement, insider trading, money laundering, bribery, tax evasion</w:t>
      </w:r>
      <w:ins w:id="90" w:author="Jenn" w:date="2026-08-26T09:16:00Z">
        <w:r>
          <w:rPr>
            <w:rFonts w:ascii="Calibri" w:hAnsi="Calibri"/>
          </w:rPr>
          <w:t>,</w:t>
        </w:r>
      </w:ins>
      <w:r>
        <w:rPr>
          <w:rFonts w:ascii="Calibri" w:hAnsi="Calibri"/>
        </w:rPr>
        <w:t xml:space="preserve"> </w:t>
      </w:r>
      <w:ins w:id="91" w:author="Kris Costello" w:date="2026-08-28T12:54:00Z" w16du:dateUtc="2026-08-28T19:54:00Z">
        <w:r w:rsidR="00C627E2">
          <w:rPr>
            <w:rFonts w:ascii="Calibri" w:hAnsi="Calibri"/>
          </w:rPr>
          <w:t>violations of security law, environmental cri</w:t>
        </w:r>
      </w:ins>
      <w:ins w:id="92" w:author="Kris Costello" w:date="2026-08-28T12:55:00Z" w16du:dateUtc="2026-08-28T19:55:00Z">
        <w:r w:rsidR="00C627E2">
          <w:rPr>
            <w:rFonts w:ascii="Calibri" w:hAnsi="Calibri"/>
          </w:rPr>
          <w:t xml:space="preserve">mes, </w:t>
        </w:r>
        <w:proofErr w:type="spellStart"/>
        <w:proofErr w:type="gramStart"/>
        <w:r w:rsidR="00C627E2">
          <w:rPr>
            <w:rFonts w:ascii="Calibri" w:hAnsi="Calibri"/>
          </w:rPr>
          <w:t>kick backs</w:t>
        </w:r>
        <w:proofErr w:type="spellEnd"/>
        <w:proofErr w:type="gramEnd"/>
        <w:r w:rsidR="00C627E2">
          <w:rPr>
            <w:rFonts w:ascii="Calibri" w:hAnsi="Calibri"/>
          </w:rPr>
          <w:t xml:space="preserve">, false </w:t>
        </w:r>
        <w:proofErr w:type="gramStart"/>
        <w:r w:rsidR="00C627E2">
          <w:rPr>
            <w:rFonts w:ascii="Calibri" w:hAnsi="Calibri"/>
          </w:rPr>
          <w:t>statement</w:t>
        </w:r>
        <w:proofErr w:type="gramEnd"/>
        <w:r w:rsidR="00C627E2">
          <w:rPr>
            <w:rFonts w:ascii="Calibri" w:hAnsi="Calibri"/>
          </w:rPr>
          <w:t xml:space="preserve"> and procurement fraud </w:t>
        </w:r>
      </w:ins>
      <w:r>
        <w:rPr>
          <w:rFonts w:ascii="Calibri" w:hAnsi="Calibri"/>
        </w:rPr>
        <w:t>or misconduct within one</w:t>
      </w:r>
      <w:r>
        <w:rPr>
          <w:rFonts w:ascii="Calibri" w:hAnsi="Calibri"/>
          <w:rtl/>
        </w:rPr>
        <w:t>’</w:t>
      </w:r>
      <w:r>
        <w:rPr>
          <w:rFonts w:ascii="Calibri" w:hAnsi="Calibri"/>
        </w:rPr>
        <w:t xml:space="preserve">s professional status. Real-world ramifications of </w:t>
      </w:r>
      <w:proofErr w:type="gramStart"/>
      <w:r>
        <w:rPr>
          <w:rFonts w:ascii="Calibri" w:hAnsi="Calibri"/>
        </w:rPr>
        <w:t>white collar</w:t>
      </w:r>
      <w:proofErr w:type="gramEnd"/>
      <w:r>
        <w:rPr>
          <w:rFonts w:ascii="Calibri" w:hAnsi="Calibri"/>
        </w:rPr>
        <w:t xml:space="preserve"> allegations can mean the destruction of companies and </w:t>
      </w:r>
      <w:ins w:id="93" w:author="Jenn" w:date="2026-08-26T09:17:00Z">
        <w:r>
          <w:rPr>
            <w:rFonts w:ascii="Calibri" w:hAnsi="Calibri"/>
          </w:rPr>
          <w:t xml:space="preserve">the </w:t>
        </w:r>
      </w:ins>
      <w:r>
        <w:rPr>
          <w:rFonts w:ascii="Calibri" w:hAnsi="Calibri"/>
        </w:rPr>
        <w:t xml:space="preserve">ability to earn wages, loss of professional status or license, and loss of stature in the community. The right defense team can immediately assess and stabilize the situation, and </w:t>
      </w:r>
      <w:r>
        <w:rPr>
          <w:rFonts w:ascii="Calibri" w:hAnsi="Calibri"/>
        </w:rPr>
        <w:lastRenderedPageBreak/>
        <w:t>what</w:t>
      </w:r>
      <w:r>
        <w:rPr>
          <w:rFonts w:ascii="Calibri" w:hAnsi="Calibri"/>
          <w:rtl/>
        </w:rPr>
        <w:t>’</w:t>
      </w:r>
      <w:r>
        <w:rPr>
          <w:rFonts w:ascii="Calibri" w:hAnsi="Calibri"/>
        </w:rPr>
        <w:t>s more, should be able to work on multiple fronts (criminal, civil, and regulatory) to optimize your legal strategy and minimize your real-world exposure.</w:t>
      </w:r>
    </w:p>
    <w:p w14:paraId="7B977B8C" w14:textId="77777777" w:rsidR="00D800EA" w:rsidRDefault="00D800EA">
      <w:pPr>
        <w:pStyle w:val="Body"/>
        <w:rPr>
          <w:rFonts w:ascii="Calibri" w:eastAsia="Calibri" w:hAnsi="Calibri" w:cs="Calibri"/>
        </w:rPr>
      </w:pPr>
    </w:p>
    <w:p w14:paraId="7035A7B7" w14:textId="1CD906DB" w:rsidR="00282087" w:rsidRDefault="00681D30">
      <w:pPr>
        <w:pStyle w:val="Body"/>
        <w:rPr>
          <w:rFonts w:ascii="Calibri" w:eastAsia="Calibri" w:hAnsi="Calibri" w:cs="Calibri"/>
          <w:b/>
          <w:bCs/>
        </w:rPr>
      </w:pPr>
      <w:ins w:id="94" w:author="Kris Costello" w:date="2026-08-28T13:18:00Z" w16du:dateUtc="2026-08-28T20:18:00Z">
        <w:r>
          <w:rPr>
            <w:rFonts w:ascii="Calibri" w:hAnsi="Calibri"/>
            <w:b/>
            <w:bCs/>
          </w:rPr>
          <w:t>2,</w:t>
        </w:r>
      </w:ins>
      <w:r w:rsidR="00F93D54">
        <w:rPr>
          <w:rFonts w:ascii="Calibri" w:hAnsi="Calibri"/>
          <w:b/>
          <w:bCs/>
        </w:rPr>
        <w:t>What is the difference between white collar law and criminal law?</w:t>
      </w:r>
    </w:p>
    <w:p w14:paraId="55700DB7" w14:textId="2D468F98" w:rsidR="00282087" w:rsidRDefault="00F93D54">
      <w:pPr>
        <w:pStyle w:val="Body"/>
        <w:rPr>
          <w:rFonts w:ascii="Calibri" w:eastAsia="Calibri" w:hAnsi="Calibri" w:cs="Calibri"/>
        </w:rPr>
      </w:pPr>
      <w:r>
        <w:rPr>
          <w:rFonts w:ascii="Calibri" w:hAnsi="Calibri"/>
        </w:rPr>
        <w:t xml:space="preserve">Criminal lawyers do not necessarily </w:t>
      </w:r>
      <w:del w:id="95" w:author="Kris Costello" w:date="2026-08-28T12:55:00Z" w16du:dateUtc="2026-08-28T19:55:00Z">
        <w:r w:rsidDel="00C627E2">
          <w:rPr>
            <w:rFonts w:ascii="Calibri" w:hAnsi="Calibri"/>
          </w:rPr>
          <w:delText xml:space="preserve">specialize </w:delText>
        </w:r>
      </w:del>
      <w:proofErr w:type="spellStart"/>
      <w:ins w:id="96" w:author="Kris Costello" w:date="2026-08-28T12:55:00Z" w16du:dateUtc="2026-08-28T19:55:00Z">
        <w:r w:rsidR="00C627E2">
          <w:rPr>
            <w:rFonts w:ascii="Calibri" w:hAnsi="Calibri"/>
          </w:rPr>
          <w:t>practive</w:t>
        </w:r>
        <w:proofErr w:type="spellEnd"/>
        <w:r w:rsidR="00C627E2">
          <w:rPr>
            <w:rFonts w:ascii="Calibri" w:hAnsi="Calibri"/>
          </w:rPr>
          <w:t xml:space="preserve"> </w:t>
        </w:r>
      </w:ins>
      <w:del w:id="97" w:author="Kris Costello" w:date="2026-08-28T12:55:00Z" w16du:dateUtc="2026-08-28T19:55:00Z">
        <w:r w:rsidDel="00C627E2">
          <w:rPr>
            <w:rFonts w:ascii="Calibri" w:hAnsi="Calibri"/>
          </w:rPr>
          <w:delText>in</w:delText>
        </w:r>
      </w:del>
      <w:r>
        <w:rPr>
          <w:rFonts w:ascii="Calibri" w:hAnsi="Calibri"/>
        </w:rPr>
        <w:t xml:space="preserve"> white collar law. White collar </w:t>
      </w:r>
      <w:ins w:id="98" w:author="Kris Costello" w:date="2026-08-28T12:56:00Z" w16du:dateUtc="2026-08-28T19:56:00Z">
        <w:r w:rsidR="00C627E2">
          <w:rPr>
            <w:rFonts w:ascii="Calibri" w:hAnsi="Calibri"/>
          </w:rPr>
          <w:t>cases are very complicated and require a high level of experience and support. The issues are comp</w:t>
        </w:r>
      </w:ins>
      <w:ins w:id="99" w:author="Kris Costello" w:date="2026-08-28T12:57:00Z" w16du:dateUtc="2026-08-28T19:57:00Z">
        <w:r w:rsidR="00C627E2">
          <w:rPr>
            <w:rFonts w:ascii="Calibri" w:hAnsi="Calibri"/>
          </w:rPr>
          <w:t xml:space="preserve">lex and the discovery is often voluminous.  </w:t>
        </w:r>
      </w:ins>
      <w:del w:id="100" w:author="Kris Costello" w:date="2026-08-28T12:57:00Z" w16du:dateUtc="2026-08-28T19:57:00Z">
        <w:r w:rsidDel="00C627E2">
          <w:rPr>
            <w:rFonts w:ascii="Calibri" w:hAnsi="Calibri"/>
          </w:rPr>
          <w:delText>law is a specialized subset of criminal law focused on nonviolent</w:delText>
        </w:r>
      </w:del>
      <w:ins w:id="101" w:author="Jenn" w:date="2026-08-26T09:17:00Z">
        <w:del w:id="102" w:author="Kris Costello" w:date="2026-08-28T12:57:00Z" w16du:dateUtc="2026-08-28T19:57:00Z">
          <w:r w:rsidDel="00C627E2">
            <w:rPr>
              <w:rFonts w:ascii="Calibri" w:hAnsi="Calibri"/>
            </w:rPr>
            <w:delText>,</w:delText>
          </w:r>
        </w:del>
      </w:ins>
      <w:del w:id="103" w:author="Kris Costello" w:date="2026-08-28T12:57:00Z" w16du:dateUtc="2026-08-28T19:57:00Z">
        <w:r w:rsidDel="00C627E2">
          <w:rPr>
            <w:rFonts w:ascii="Calibri" w:hAnsi="Calibri"/>
          </w:rPr>
          <w:delText xml:space="preserve"> financially motivated offenses committed in business or professional settings</w:delText>
        </w:r>
      </w:del>
      <w:r>
        <w:rPr>
          <w:rFonts w:ascii="Calibri" w:hAnsi="Calibri"/>
        </w:rPr>
        <w:t xml:space="preserve">. </w:t>
      </w:r>
      <w:ins w:id="104" w:author="Kris Costello" w:date="2026-08-28T12:57:00Z" w16du:dateUtc="2026-08-28T19:57:00Z">
        <w:r w:rsidR="00C627E2">
          <w:rPr>
            <w:rFonts w:ascii="Calibri" w:hAnsi="Calibri"/>
          </w:rPr>
          <w:t>In addition, w</w:t>
        </w:r>
      </w:ins>
      <w:del w:id="105" w:author="Kris Costello" w:date="2026-08-28T12:57:00Z" w16du:dateUtc="2026-08-28T19:57:00Z">
        <w:r w:rsidDel="00C627E2">
          <w:rPr>
            <w:rFonts w:ascii="Calibri" w:hAnsi="Calibri"/>
          </w:rPr>
          <w:delText>W</w:delText>
        </w:r>
      </w:del>
      <w:r>
        <w:rPr>
          <w:rFonts w:ascii="Calibri" w:hAnsi="Calibri"/>
        </w:rPr>
        <w:t>hite collar allegations often trigger collateral proceedings in professional licensing</w:t>
      </w:r>
      <w:ins w:id="106" w:author="Kris Costello" w:date="2026-08-28T12:57:00Z" w16du:dateUtc="2026-08-28T19:57:00Z">
        <w:r w:rsidR="00C627E2">
          <w:rPr>
            <w:rFonts w:ascii="Calibri" w:hAnsi="Calibri"/>
          </w:rPr>
          <w:t xml:space="preserve">, government debarment action, </w:t>
        </w:r>
      </w:ins>
      <w:ins w:id="107" w:author="Kris Costello" w:date="2026-08-28T12:58:00Z" w16du:dateUtc="2026-08-28T19:58:00Z">
        <w:r w:rsidR="00C627E2">
          <w:rPr>
            <w:rFonts w:ascii="Calibri" w:hAnsi="Calibri"/>
          </w:rPr>
          <w:t>government litigation, c</w:t>
        </w:r>
      </w:ins>
      <w:ins w:id="108" w:author="Kris Costello" w:date="2026-08-28T12:57:00Z" w16du:dateUtc="2026-08-28T19:57:00Z">
        <w:r w:rsidR="00C627E2">
          <w:rPr>
            <w:rFonts w:ascii="Calibri" w:hAnsi="Calibri"/>
          </w:rPr>
          <w:t>ivil</w:t>
        </w:r>
      </w:ins>
      <w:ins w:id="109" w:author="Kris Costello" w:date="2026-08-28T12:58:00Z" w16du:dateUtc="2026-08-28T19:58:00Z">
        <w:r w:rsidR="00C627E2">
          <w:rPr>
            <w:rFonts w:ascii="Calibri" w:hAnsi="Calibri"/>
          </w:rPr>
          <w:t xml:space="preserve"> and </w:t>
        </w:r>
        <w:proofErr w:type="spellStart"/>
        <w:r w:rsidR="00C627E2">
          <w:rPr>
            <w:rFonts w:ascii="Calibri" w:hAnsi="Calibri"/>
          </w:rPr>
          <w:t>adminstrative</w:t>
        </w:r>
        <w:proofErr w:type="spellEnd"/>
        <w:r w:rsidR="00C627E2">
          <w:rPr>
            <w:rFonts w:ascii="Calibri" w:hAnsi="Calibri"/>
          </w:rPr>
          <w:t xml:space="preserve"> enforcement </w:t>
        </w:r>
        <w:proofErr w:type="spellStart"/>
        <w:r w:rsidR="00C627E2">
          <w:rPr>
            <w:rFonts w:ascii="Calibri" w:hAnsi="Calibri"/>
          </w:rPr>
          <w:t>actios</w:t>
        </w:r>
      </w:ins>
      <w:del w:id="110" w:author="Kris Costello" w:date="2026-08-28T12:57:00Z" w16du:dateUtc="2026-08-28T19:57:00Z">
        <w:r w:rsidDel="00C627E2">
          <w:rPr>
            <w:rFonts w:ascii="Calibri" w:hAnsi="Calibri"/>
          </w:rPr>
          <w:delText xml:space="preserve"> </w:delText>
        </w:r>
      </w:del>
      <w:r>
        <w:rPr>
          <w:rFonts w:ascii="Calibri" w:hAnsi="Calibri"/>
        </w:rPr>
        <w:t>and</w:t>
      </w:r>
      <w:proofErr w:type="spellEnd"/>
      <w:r>
        <w:rPr>
          <w:rFonts w:ascii="Calibri" w:hAnsi="Calibri"/>
        </w:rPr>
        <w:t xml:space="preserve"> civil litigation forums, with multiple agencies and even multiple defendants getting involved at once. White collar cases also often </w:t>
      </w:r>
      <w:del w:id="111" w:author="Jenn" w:date="2026-08-26T09:18:00Z">
        <w:r>
          <w:rPr>
            <w:rFonts w:ascii="Calibri" w:hAnsi="Calibri"/>
          </w:rPr>
          <w:delText>garner attention from the media</w:delText>
        </w:r>
      </w:del>
      <w:ins w:id="112" w:author="Jenn" w:date="2026-08-26T09:18:00Z">
        <w:r>
          <w:rPr>
            <w:rFonts w:ascii="Calibri" w:hAnsi="Calibri"/>
          </w:rPr>
          <w:t>draw media attention</w:t>
        </w:r>
      </w:ins>
      <w:r>
        <w:rPr>
          <w:rFonts w:ascii="Calibri" w:hAnsi="Calibri"/>
        </w:rPr>
        <w:t xml:space="preserve">.  </w:t>
      </w:r>
      <w:del w:id="113" w:author="Jenn" w:date="2026-08-26T09:18:00Z">
        <w:r>
          <w:rPr>
            <w:rFonts w:ascii="Calibri" w:hAnsi="Calibri"/>
          </w:rPr>
          <w:delText>An experienced white collar criminal lawyer knows that a well-executed plan over multiple fronts must be put into position from the start.</w:delText>
        </w:r>
      </w:del>
      <w:ins w:id="114" w:author="Jenn" w:date="2026-08-26T09:18:00Z">
        <w:r>
          <w:rPr>
            <w:rFonts w:ascii="Calibri" w:hAnsi="Calibri"/>
          </w:rPr>
          <w:t>An experienced white collar criminal lawyer knows that a well-executed plan across multiple fronts must be in place from the start.</w:t>
        </w:r>
      </w:ins>
      <w:r>
        <w:rPr>
          <w:rFonts w:ascii="Calibri" w:hAnsi="Calibri"/>
        </w:rPr>
        <w:t xml:space="preserve"> Your counsel should be able to anticipate, react to, and mitigate the lasting impacts to the lives, earning capacities, businesses, liberties, families, and communities of the accused.  </w:t>
      </w:r>
    </w:p>
    <w:p w14:paraId="46CB1799" w14:textId="7167267F" w:rsidR="00282087" w:rsidRDefault="00681D30">
      <w:pPr>
        <w:pStyle w:val="Body"/>
        <w:rPr>
          <w:rFonts w:ascii="Calibri" w:eastAsia="Calibri" w:hAnsi="Calibri" w:cs="Calibri"/>
          <w:b/>
          <w:bCs/>
        </w:rPr>
      </w:pPr>
      <w:ins w:id="115" w:author="Kris Costello" w:date="2026-08-28T13:19:00Z" w16du:dateUtc="2026-08-28T20:19:00Z">
        <w:r>
          <w:rPr>
            <w:rFonts w:ascii="Calibri" w:hAnsi="Calibri"/>
            <w:b/>
            <w:bCs/>
          </w:rPr>
          <w:t>4.</w:t>
        </w:r>
      </w:ins>
      <w:r w:rsidR="00F93D54">
        <w:rPr>
          <w:rFonts w:ascii="Calibri" w:hAnsi="Calibri"/>
          <w:b/>
          <w:bCs/>
        </w:rPr>
        <w:t>What do I do if my company receives a Civil Investigative Demand (CID)?</w:t>
      </w:r>
    </w:p>
    <w:p w14:paraId="4D9C83A1" w14:textId="373D7142" w:rsidR="00D800EA" w:rsidRPr="00D800EA" w:rsidRDefault="00F93D54">
      <w:pPr>
        <w:pStyle w:val="Default"/>
        <w:suppressAutoHyphens/>
        <w:spacing w:before="0" w:line="240" w:lineRule="auto"/>
        <w:rPr>
          <w:ins w:id="116" w:author="Kris Costello" w:date="2026-08-28T13:13:00Z" w16du:dateUtc="2026-08-28T20:13:00Z"/>
          <w:rFonts w:ascii="Calibri" w:hAnsi="Calibri" w:cs="Calibri"/>
          <w:rPrChange w:id="117" w:author="Kris Costello" w:date="2026-08-28T13:14:00Z" w16du:dateUtc="2026-08-28T20:14:00Z">
            <w:rPr>
              <w:ins w:id="118" w:author="Kris Costello" w:date="2026-08-28T13:13:00Z" w16du:dateUtc="2026-08-28T20:13:00Z"/>
              <w:rFonts w:ascii="Times Roman" w:hAnsi="Times Roman"/>
            </w:rPr>
          </w:rPrChange>
        </w:rPr>
      </w:pPr>
      <w:del w:id="119" w:author="Jenn" w:date="2026-08-26T09:19:00Z">
        <w:r>
          <w:rPr>
            <w:rFonts w:ascii="Times Roman" w:hAnsi="Times Roman"/>
          </w:rPr>
          <w:delText>A CID is a tool that government agencies use to gather information during their investigations, prior to filing enforcement actions</w:delText>
        </w:r>
        <w:r w:rsidRPr="00D800EA">
          <w:rPr>
            <w:rFonts w:ascii="Calibri" w:hAnsi="Calibri" w:cs="Calibri"/>
            <w:rPrChange w:id="120" w:author="Kris Costello" w:date="2026-08-28T13:14:00Z" w16du:dateUtc="2026-08-28T20:14:00Z">
              <w:rPr>
                <w:rFonts w:ascii="Times Roman" w:hAnsi="Times Roman"/>
              </w:rPr>
            </w:rPrChange>
          </w:rPr>
          <w:delText xml:space="preserve">. </w:delText>
        </w:r>
      </w:del>
      <w:ins w:id="121" w:author="Jenn" w:date="2026-08-26T09:19:00Z">
        <w:r w:rsidRPr="00D800EA">
          <w:rPr>
            <w:rFonts w:ascii="Calibri" w:hAnsi="Calibri" w:cs="Calibri"/>
            <w:rPrChange w:id="122" w:author="Kris Costello" w:date="2026-08-28T13:14:00Z" w16du:dateUtc="2026-08-28T20:14:00Z">
              <w:rPr>
                <w:rFonts w:ascii="Times Roman" w:hAnsi="Times Roman"/>
              </w:rPr>
            </w:rPrChange>
          </w:rPr>
          <w:t xml:space="preserve">A CID is </w:t>
        </w:r>
      </w:ins>
      <w:proofErr w:type="gramStart"/>
      <w:ins w:id="123" w:author="Kris Costello" w:date="2026-08-28T12:59:00Z" w16du:dateUtc="2026-08-28T19:59:00Z">
        <w:r w:rsidR="00C627E2" w:rsidRPr="00D800EA">
          <w:rPr>
            <w:rFonts w:ascii="Calibri" w:hAnsi="Calibri" w:cs="Calibri"/>
            <w:rPrChange w:id="124" w:author="Kris Costello" w:date="2026-08-28T13:14:00Z" w16du:dateUtc="2026-08-28T20:14:00Z">
              <w:rPr>
                <w:rFonts w:ascii="Times Roman" w:hAnsi="Times Roman"/>
              </w:rPr>
            </w:rPrChange>
          </w:rPr>
          <w:t>short ha</w:t>
        </w:r>
      </w:ins>
      <w:ins w:id="125" w:author="Kris Costello" w:date="2026-08-28T13:15:00Z" w16du:dateUtc="2026-08-28T20:15:00Z">
        <w:r w:rsidR="0036611B">
          <w:rPr>
            <w:rFonts w:ascii="Calibri" w:hAnsi="Calibri" w:cs="Calibri"/>
          </w:rPr>
          <w:t>n</w:t>
        </w:r>
      </w:ins>
      <w:ins w:id="126" w:author="Kris Costello" w:date="2026-08-28T12:59:00Z" w16du:dateUtc="2026-08-28T19:59:00Z">
        <w:r w:rsidR="00C627E2" w:rsidRPr="00D800EA">
          <w:rPr>
            <w:rFonts w:ascii="Calibri" w:hAnsi="Calibri" w:cs="Calibri"/>
            <w:rPrChange w:id="127" w:author="Kris Costello" w:date="2026-08-28T13:14:00Z" w16du:dateUtc="2026-08-28T20:14:00Z">
              <w:rPr>
                <w:rFonts w:ascii="Times Roman" w:hAnsi="Times Roman"/>
              </w:rPr>
            </w:rPrChange>
          </w:rPr>
          <w:t>d</w:t>
        </w:r>
        <w:proofErr w:type="gramEnd"/>
        <w:r w:rsidR="00C627E2" w:rsidRPr="00D800EA">
          <w:rPr>
            <w:rFonts w:ascii="Calibri" w:hAnsi="Calibri" w:cs="Calibri"/>
            <w:rPrChange w:id="128" w:author="Kris Costello" w:date="2026-08-28T13:14:00Z" w16du:dateUtc="2026-08-28T20:14:00Z">
              <w:rPr>
                <w:rFonts w:ascii="Times Roman" w:hAnsi="Times Roman"/>
              </w:rPr>
            </w:rPrChange>
          </w:rPr>
          <w:t xml:space="preserve"> for Civil Investigation Demand, </w:t>
        </w:r>
      </w:ins>
      <w:ins w:id="129" w:author="Jenn" w:date="2026-08-26T09:19:00Z">
        <w:r w:rsidRPr="00D800EA">
          <w:rPr>
            <w:rFonts w:ascii="Calibri" w:hAnsi="Calibri" w:cs="Calibri"/>
            <w:rPrChange w:id="130" w:author="Kris Costello" w:date="2026-08-28T13:14:00Z" w16du:dateUtc="2026-08-28T20:14:00Z">
              <w:rPr>
                <w:rFonts w:ascii="Times Roman" w:hAnsi="Times Roman"/>
              </w:rPr>
            </w:rPrChange>
          </w:rPr>
          <w:t xml:space="preserve">a tool </w:t>
        </w:r>
      </w:ins>
      <w:proofErr w:type="spellStart"/>
      <w:ins w:id="131" w:author="Kris Costello" w:date="2026-08-28T12:59:00Z" w16du:dateUtc="2026-08-28T19:59:00Z">
        <w:r w:rsidR="00C627E2" w:rsidRPr="00D800EA">
          <w:rPr>
            <w:rFonts w:ascii="Calibri" w:hAnsi="Calibri" w:cs="Calibri"/>
            <w:rPrChange w:id="132" w:author="Kris Costello" w:date="2026-08-28T13:14:00Z" w16du:dateUtc="2026-08-28T20:14:00Z">
              <w:rPr>
                <w:rFonts w:ascii="Times Roman" w:hAnsi="Times Roman"/>
              </w:rPr>
            </w:rPrChange>
          </w:rPr>
          <w:t>S</w:t>
        </w:r>
      </w:ins>
      <w:ins w:id="133" w:author="Jenn" w:date="2026-08-26T09:19:00Z">
        <w:r w:rsidRPr="00D800EA">
          <w:rPr>
            <w:rFonts w:ascii="Calibri" w:hAnsi="Calibri" w:cs="Calibri"/>
            <w:rPrChange w:id="134" w:author="Kris Costello" w:date="2026-08-28T13:14:00Z" w16du:dateUtc="2026-08-28T20:14:00Z">
              <w:rPr>
                <w:rFonts w:ascii="Times Roman" w:hAnsi="Times Roman"/>
              </w:rPr>
            </w:rPrChange>
          </w:rPr>
          <w:t>government</w:t>
        </w:r>
        <w:proofErr w:type="spellEnd"/>
        <w:r w:rsidRPr="00D800EA">
          <w:rPr>
            <w:rFonts w:ascii="Calibri" w:hAnsi="Calibri" w:cs="Calibri"/>
            <w:rPrChange w:id="135" w:author="Kris Costello" w:date="2026-08-28T13:14:00Z" w16du:dateUtc="2026-08-28T20:14:00Z">
              <w:rPr>
                <w:rFonts w:ascii="Times Roman" w:hAnsi="Times Roman"/>
              </w:rPr>
            </w:rPrChange>
          </w:rPr>
          <w:t xml:space="preserve"> agencies use to gather information during investigations before filing enforcement actions. </w:t>
        </w:r>
      </w:ins>
      <w:r w:rsidRPr="00D800EA">
        <w:rPr>
          <w:rFonts w:ascii="Calibri" w:hAnsi="Calibri" w:cs="Calibri"/>
          <w:rPrChange w:id="136" w:author="Kris Costello" w:date="2026-08-28T13:14:00Z" w16du:dateUtc="2026-08-28T20:14:00Z">
            <w:rPr>
              <w:rFonts w:ascii="Times Roman" w:hAnsi="Times Roman"/>
            </w:rPr>
          </w:rPrChange>
        </w:rPr>
        <w:t xml:space="preserve">A CID functions like a subpoena, </w:t>
      </w:r>
      <w:del w:id="137" w:author="Jenn" w:date="2026-08-26T09:19:00Z">
        <w:r w:rsidRPr="00D800EA">
          <w:rPr>
            <w:rFonts w:ascii="Calibri" w:hAnsi="Calibri" w:cs="Calibri"/>
            <w:rPrChange w:id="138" w:author="Kris Costello" w:date="2026-08-28T13:14:00Z" w16du:dateUtc="2026-08-28T20:14:00Z">
              <w:rPr>
                <w:rFonts w:ascii="Times Roman" w:hAnsi="Times Roman"/>
              </w:rPr>
            </w:rPrChange>
          </w:rPr>
          <w:delText>as a means for the agency</w:delText>
        </w:r>
      </w:del>
      <w:ins w:id="139" w:author="Jenn" w:date="2026-08-26T09:19:00Z">
        <w:r w:rsidRPr="00D800EA">
          <w:rPr>
            <w:rFonts w:ascii="Calibri" w:hAnsi="Calibri" w:cs="Calibri"/>
            <w:rPrChange w:id="140" w:author="Kris Costello" w:date="2026-08-28T13:14:00Z" w16du:dateUtc="2026-08-28T20:14:00Z">
              <w:rPr>
                <w:rFonts w:ascii="Times Roman" w:hAnsi="Times Roman"/>
              </w:rPr>
            </w:rPrChange>
          </w:rPr>
          <w:t>allowing the agency</w:t>
        </w:r>
      </w:ins>
      <w:r w:rsidRPr="00D800EA">
        <w:rPr>
          <w:rFonts w:ascii="Calibri" w:hAnsi="Calibri" w:cs="Calibri"/>
          <w:rPrChange w:id="141" w:author="Kris Costello" w:date="2026-08-28T13:14:00Z" w16du:dateUtc="2026-08-28T20:14:00Z">
            <w:rPr>
              <w:rFonts w:ascii="Times Roman" w:hAnsi="Times Roman"/>
            </w:rPr>
          </w:rPrChange>
        </w:rPr>
        <w:t xml:space="preserve"> to demand documents, written answers to questions, and oral testimony. By law, CIDs must state the violation of law that</w:t>
      </w:r>
      <w:r w:rsidRPr="00D800EA">
        <w:rPr>
          <w:rFonts w:ascii="Calibri" w:hAnsi="Calibri" w:cs="Calibri"/>
          <w:rtl/>
          <w:rPrChange w:id="142" w:author="Kris Costello" w:date="2026-08-28T13:14:00Z" w16du:dateUtc="2026-08-28T20:14:00Z">
            <w:rPr>
              <w:rFonts w:ascii="Times Roman" w:hAnsi="Times Roman"/>
              <w:rtl/>
            </w:rPr>
          </w:rPrChange>
        </w:rPr>
        <w:t>’</w:t>
      </w:r>
      <w:r w:rsidRPr="00D800EA">
        <w:rPr>
          <w:rFonts w:ascii="Calibri" w:hAnsi="Calibri" w:cs="Calibri"/>
          <w:rPrChange w:id="143" w:author="Kris Costello" w:date="2026-08-28T13:14:00Z" w16du:dateUtc="2026-08-28T20:14:00Z">
            <w:rPr>
              <w:rFonts w:ascii="Times Roman" w:hAnsi="Times Roman"/>
            </w:rPr>
          </w:rPrChange>
        </w:rPr>
        <w:t>s being investigated and reasonably describe the information being sought. In Washington state, for example, the Consumer Protection Act, RCW 19.86.110, authorizes the state</w:t>
      </w:r>
      <w:r w:rsidRPr="00D800EA">
        <w:rPr>
          <w:rFonts w:ascii="Calibri" w:hAnsi="Calibri" w:cs="Calibri"/>
          <w:rtl/>
          <w:rPrChange w:id="144" w:author="Kris Costello" w:date="2026-08-28T13:14:00Z" w16du:dateUtc="2026-08-28T20:14:00Z">
            <w:rPr>
              <w:rFonts w:ascii="Times Roman" w:hAnsi="Times Roman"/>
              <w:rtl/>
            </w:rPr>
          </w:rPrChange>
        </w:rPr>
        <w:t>’</w:t>
      </w:r>
      <w:r w:rsidRPr="00D800EA">
        <w:rPr>
          <w:rFonts w:ascii="Calibri" w:hAnsi="Calibri" w:cs="Calibri"/>
          <w:rPrChange w:id="145" w:author="Kris Costello" w:date="2026-08-28T13:14:00Z" w16du:dateUtc="2026-08-28T20:14:00Z">
            <w:rPr>
              <w:rFonts w:ascii="Times Roman" w:hAnsi="Times Roman"/>
            </w:rPr>
          </w:rPrChange>
        </w:rPr>
        <w:t>s Attorney General (AG) to issue CIDs when the AG believes someone has information relevant to an ongoing investigation into what the AG believes may be violations of antitrust or consumer protection laws. If you wish to challenge the propriety or scope of a CID (by filing a motion in the right court, or by opening formal negotiations with the issuing agency), you have only a limited window in which to do so, before the agency can move to enforce the CID against you</w:t>
      </w:r>
      <w:ins w:id="146" w:author="Kris Costello" w:date="2026-08-28T12:59:00Z" w16du:dateUtc="2026-08-28T19:59:00Z">
        <w:r w:rsidR="00C627E2" w:rsidRPr="00D800EA">
          <w:rPr>
            <w:rFonts w:ascii="Calibri" w:hAnsi="Calibri" w:cs="Calibri"/>
            <w:rPrChange w:id="147" w:author="Kris Costello" w:date="2026-08-28T13:14:00Z" w16du:dateUtc="2026-08-28T20:14:00Z">
              <w:rPr>
                <w:rFonts w:ascii="Times Roman" w:hAnsi="Times Roman"/>
              </w:rPr>
            </w:rPrChange>
          </w:rPr>
          <w:t xml:space="preserve"> and require you compl</w:t>
        </w:r>
      </w:ins>
      <w:ins w:id="148" w:author="Kris Costello" w:date="2026-08-28T13:13:00Z" w16du:dateUtc="2026-08-28T20:13:00Z">
        <w:r w:rsidR="00D800EA" w:rsidRPr="00D800EA">
          <w:rPr>
            <w:rFonts w:ascii="Calibri" w:hAnsi="Calibri" w:cs="Calibri"/>
            <w:rPrChange w:id="149" w:author="Kris Costello" w:date="2026-08-28T13:14:00Z" w16du:dateUtc="2026-08-28T20:14:00Z">
              <w:rPr>
                <w:rFonts w:ascii="Times Roman" w:hAnsi="Times Roman"/>
              </w:rPr>
            </w:rPrChange>
          </w:rPr>
          <w:t xml:space="preserve">y with the demand for documents, testimony, etc. </w:t>
        </w:r>
      </w:ins>
      <w:ins w:id="150" w:author="Kris Costello" w:date="2026-08-28T13:16:00Z" w16du:dateUtc="2026-08-28T20:16:00Z">
        <w:r w:rsidR="0036611B">
          <w:rPr>
            <w:rFonts w:ascii="Calibri" w:hAnsi="Calibri" w:cs="Calibri"/>
          </w:rPr>
          <w:t xml:space="preserve"> </w:t>
        </w:r>
      </w:ins>
      <w:ins w:id="151" w:author="Kris Costello" w:date="2026-08-28T13:17:00Z" w16du:dateUtc="2026-08-28T20:17:00Z">
        <w:r w:rsidR="0036611B">
          <w:rPr>
            <w:rFonts w:ascii="Calibri" w:hAnsi="Calibri" w:cs="Calibri"/>
          </w:rPr>
          <w:t xml:space="preserve">For this reason, </w:t>
        </w:r>
        <w:proofErr w:type="gramStart"/>
        <w:r w:rsidR="0036611B">
          <w:rPr>
            <w:rFonts w:ascii="Calibri" w:hAnsi="Calibri" w:cs="Calibri"/>
          </w:rPr>
          <w:t>its</w:t>
        </w:r>
        <w:proofErr w:type="gramEnd"/>
        <w:r w:rsidR="0036611B">
          <w:rPr>
            <w:rFonts w:ascii="Calibri" w:hAnsi="Calibri" w:cs="Calibri"/>
          </w:rPr>
          <w:t xml:space="preserve"> </w:t>
        </w:r>
      </w:ins>
      <w:ins w:id="152" w:author="Kris Costello" w:date="2026-08-28T13:16:00Z" w16du:dateUtc="2026-08-28T20:16:00Z">
        <w:r w:rsidR="0036611B">
          <w:rPr>
            <w:rFonts w:ascii="Calibri" w:hAnsi="Calibri" w:cs="Calibri"/>
          </w:rPr>
          <w:t xml:space="preserve">best to seek counsel </w:t>
        </w:r>
      </w:ins>
      <w:ins w:id="153" w:author="Kris Costello" w:date="2026-08-28T13:17:00Z" w16du:dateUtc="2026-08-28T20:17:00Z">
        <w:r w:rsidR="0036611B">
          <w:rPr>
            <w:rFonts w:ascii="Calibri" w:hAnsi="Calibri" w:cs="Calibri"/>
          </w:rPr>
          <w:t xml:space="preserve">from attorney </w:t>
        </w:r>
      </w:ins>
      <w:ins w:id="154" w:author="Kris Costello" w:date="2026-08-28T13:16:00Z" w16du:dateUtc="2026-08-28T20:16:00Z">
        <w:r w:rsidR="0036611B">
          <w:rPr>
            <w:rFonts w:ascii="Calibri" w:hAnsi="Calibri" w:cs="Calibri"/>
          </w:rPr>
          <w:t xml:space="preserve">experienced in these matters as soon as possible. </w:t>
        </w:r>
      </w:ins>
    </w:p>
    <w:p w14:paraId="7855148E" w14:textId="1BD175AF" w:rsidR="00282087" w:rsidRPr="00D800EA" w:rsidRDefault="00F93D54">
      <w:pPr>
        <w:pStyle w:val="Default"/>
        <w:suppressAutoHyphens/>
        <w:spacing w:before="0" w:line="240" w:lineRule="auto"/>
        <w:rPr>
          <w:rFonts w:ascii="Calibri" w:eastAsia="Times Roman" w:hAnsi="Calibri" w:cs="Calibri"/>
          <w:rPrChange w:id="155" w:author="Kris Costello" w:date="2026-08-28T13:14:00Z" w16du:dateUtc="2026-08-28T20:14:00Z">
            <w:rPr>
              <w:rFonts w:ascii="Times Roman" w:eastAsia="Times Roman" w:hAnsi="Times Roman" w:cs="Times Roman"/>
            </w:rPr>
          </w:rPrChange>
        </w:rPr>
      </w:pPr>
      <w:del w:id="156" w:author="Kris Costello" w:date="2026-08-28T13:13:00Z" w16du:dateUtc="2026-08-28T20:13:00Z">
        <w:r w:rsidRPr="00D800EA" w:rsidDel="00D800EA">
          <w:rPr>
            <w:rFonts w:ascii="Calibri" w:hAnsi="Calibri" w:cs="Calibri"/>
            <w:rPrChange w:id="157" w:author="Kris Costello" w:date="2026-08-28T13:14:00Z" w16du:dateUtc="2026-08-28T20:14:00Z">
              <w:rPr>
                <w:rFonts w:ascii="Times Roman" w:hAnsi="Times Roman"/>
              </w:rPr>
            </w:rPrChange>
          </w:rPr>
          <w:delText>.</w:delText>
        </w:r>
      </w:del>
    </w:p>
    <w:p w14:paraId="43883DE7" w14:textId="77777777" w:rsidR="0036611B" w:rsidRDefault="0036611B">
      <w:pPr>
        <w:pStyle w:val="Body"/>
        <w:rPr>
          <w:ins w:id="158" w:author="Kris Costello" w:date="2026-08-28T13:15:00Z" w16du:dateUtc="2026-08-28T20:15:00Z"/>
          <w:rFonts w:ascii="Calibri" w:hAnsi="Calibri"/>
          <w:b/>
          <w:bCs/>
        </w:rPr>
      </w:pPr>
    </w:p>
    <w:p w14:paraId="009B1E6C" w14:textId="77777777" w:rsidR="0036611B" w:rsidRDefault="0036611B">
      <w:pPr>
        <w:pStyle w:val="Body"/>
        <w:rPr>
          <w:ins w:id="159" w:author="Kris Costello" w:date="2026-08-28T13:15:00Z" w16du:dateUtc="2026-08-28T20:15:00Z"/>
          <w:rFonts w:ascii="Calibri" w:hAnsi="Calibri"/>
          <w:b/>
          <w:bCs/>
        </w:rPr>
      </w:pPr>
    </w:p>
    <w:p w14:paraId="223187E5" w14:textId="77777777" w:rsidR="0036611B" w:rsidRDefault="0036611B">
      <w:pPr>
        <w:pStyle w:val="Body"/>
        <w:rPr>
          <w:ins w:id="160" w:author="Kris Costello" w:date="2026-08-28T13:15:00Z" w16du:dateUtc="2026-08-28T20:15:00Z"/>
          <w:rFonts w:ascii="Calibri" w:hAnsi="Calibri"/>
          <w:b/>
          <w:bCs/>
        </w:rPr>
      </w:pPr>
    </w:p>
    <w:p w14:paraId="1F599D33" w14:textId="77777777" w:rsidR="0036611B" w:rsidRDefault="0036611B">
      <w:pPr>
        <w:pStyle w:val="Body"/>
        <w:rPr>
          <w:ins w:id="161" w:author="Kris Costello" w:date="2026-08-28T13:15:00Z" w16du:dateUtc="2026-08-28T20:15:00Z"/>
          <w:rFonts w:ascii="Calibri" w:hAnsi="Calibri"/>
          <w:b/>
          <w:bCs/>
        </w:rPr>
      </w:pPr>
    </w:p>
    <w:p w14:paraId="730292D4" w14:textId="67CF2387" w:rsidR="00282087" w:rsidRDefault="00681D30">
      <w:pPr>
        <w:pStyle w:val="Body"/>
        <w:rPr>
          <w:rFonts w:ascii="Calibri" w:eastAsia="Calibri" w:hAnsi="Calibri" w:cs="Calibri"/>
          <w:b/>
          <w:bCs/>
        </w:rPr>
      </w:pPr>
      <w:ins w:id="162" w:author="Kris Costello" w:date="2026-08-28T13:19:00Z" w16du:dateUtc="2026-08-28T20:19:00Z">
        <w:r>
          <w:rPr>
            <w:rFonts w:ascii="Calibri" w:hAnsi="Calibri"/>
            <w:b/>
            <w:bCs/>
          </w:rPr>
          <w:t>7.</w:t>
        </w:r>
      </w:ins>
      <w:r w:rsidR="00F93D54">
        <w:rPr>
          <w:rFonts w:ascii="Calibri" w:hAnsi="Calibri"/>
          <w:b/>
          <w:bCs/>
        </w:rPr>
        <w:t>What do I do if my company gets a Notice of an Audit from the Department of Revenue (DOR)?</w:t>
      </w:r>
    </w:p>
    <w:p w14:paraId="44C7C9F9" w14:textId="6441C8C9" w:rsidR="00282087" w:rsidRDefault="00F93D54">
      <w:pPr>
        <w:pStyle w:val="Body"/>
        <w:rPr>
          <w:rFonts w:ascii="Calibri" w:eastAsia="Calibri" w:hAnsi="Calibri" w:cs="Calibri"/>
        </w:rPr>
      </w:pPr>
      <w:r>
        <w:rPr>
          <w:rFonts w:ascii="Calibri" w:hAnsi="Calibri"/>
        </w:rPr>
        <w:t>Your first steps should include clocking any deadlines and communicating with an attorney or defense team to assist you in determining the scope of DOR</w:t>
      </w:r>
      <w:r>
        <w:rPr>
          <w:rFonts w:ascii="Calibri" w:hAnsi="Calibri"/>
          <w:rtl/>
        </w:rPr>
        <w:t>’</w:t>
      </w:r>
      <w:r>
        <w:rPr>
          <w:rFonts w:ascii="Calibri" w:hAnsi="Calibri"/>
        </w:rPr>
        <w:t xml:space="preserve">s request, organizing your records, and assessing the surrounding laws. Audits usually focus on sales tax, use tax, and gross income, but they can also cover excise and B&amp;O (business and occupation) taxes. </w:t>
      </w:r>
      <w:del w:id="163" w:author="Jenn" w:date="2026-08-26T09:19:00Z">
        <w:r>
          <w:rPr>
            <w:rFonts w:ascii="Calibri" w:hAnsi="Calibri"/>
          </w:rPr>
          <w:delText>It is b</w:delText>
        </w:r>
      </w:del>
      <w:ins w:id="164" w:author="Jenn" w:date="2026-08-26T09:19:00Z">
        <w:r>
          <w:rPr>
            <w:rFonts w:ascii="Calibri" w:hAnsi="Calibri"/>
          </w:rPr>
          <w:t>B</w:t>
        </w:r>
      </w:ins>
      <w:r>
        <w:rPr>
          <w:rFonts w:ascii="Calibri" w:hAnsi="Calibri"/>
        </w:rPr>
        <w:t xml:space="preserve">est practice </w:t>
      </w:r>
      <w:ins w:id="165" w:author="Jenn" w:date="2026-08-26T09:19:00Z">
        <w:r>
          <w:rPr>
            <w:rFonts w:ascii="Calibri" w:hAnsi="Calibri"/>
          </w:rPr>
          <w:t xml:space="preserve">is </w:t>
        </w:r>
      </w:ins>
      <w:r>
        <w:rPr>
          <w:rFonts w:ascii="Calibri" w:hAnsi="Calibri"/>
        </w:rPr>
        <w:t xml:space="preserve">to produce receipts and ledgers in an organized </w:t>
      </w:r>
      <w:del w:id="166" w:author="Jenn" w:date="2026-08-26T09:20:00Z">
        <w:r>
          <w:rPr>
            <w:rFonts w:ascii="Calibri" w:hAnsi="Calibri"/>
          </w:rPr>
          <w:delText>fashion</w:delText>
        </w:r>
      </w:del>
      <w:ins w:id="167" w:author="Jenn" w:date="2026-08-26T09:20:00Z">
        <w:r>
          <w:rPr>
            <w:rFonts w:ascii="Calibri" w:hAnsi="Calibri"/>
          </w:rPr>
          <w:t>way</w:t>
        </w:r>
      </w:ins>
      <w:r>
        <w:rPr>
          <w:rFonts w:ascii="Calibri" w:hAnsi="Calibri"/>
        </w:rPr>
        <w:t xml:space="preserve"> that will not hinder DOR</w:t>
      </w:r>
      <w:r>
        <w:rPr>
          <w:rFonts w:ascii="Calibri" w:hAnsi="Calibri"/>
          <w:rtl/>
        </w:rPr>
        <w:t>’</w:t>
      </w:r>
      <w:r>
        <w:rPr>
          <w:rFonts w:ascii="Calibri" w:hAnsi="Calibri"/>
        </w:rPr>
        <w:t>s sampling and review, with the assistance of an expert accounting professional experienced in DOR</w:t>
      </w:r>
      <w:r>
        <w:rPr>
          <w:rFonts w:ascii="Calibri" w:hAnsi="Calibri"/>
          <w:rtl/>
        </w:rPr>
        <w:t>’</w:t>
      </w:r>
      <w:r>
        <w:rPr>
          <w:rFonts w:ascii="Calibri" w:hAnsi="Calibri"/>
        </w:rPr>
        <w:t xml:space="preserve">s practices. </w:t>
      </w:r>
      <w:del w:id="168" w:author="Jenn" w:date="2026-08-26T09:20:00Z">
        <w:r>
          <w:rPr>
            <w:rFonts w:ascii="Calibri" w:hAnsi="Calibri"/>
          </w:rPr>
          <w:delText>To manage the process effectively and protectively, direct oral and written communications with DOR are best handled by an attorney experienced with these types of regulatory inquiries and their potential collateral consequences.</w:delText>
        </w:r>
      </w:del>
      <w:ins w:id="169" w:author="Jenn" w:date="2026-08-26T09:20:00Z">
        <w:r>
          <w:rPr>
            <w:rFonts w:ascii="Calibri" w:hAnsi="Calibri"/>
          </w:rPr>
          <w:t xml:space="preserve">To manage the process effectively and protectively, </w:t>
        </w:r>
      </w:ins>
      <w:proofErr w:type="gramStart"/>
      <w:ins w:id="170" w:author="Kris Costello" w:date="2026-08-28T13:01:00Z" w16du:dateUtc="2026-08-28T20:01:00Z">
        <w:r w:rsidR="00C627E2">
          <w:rPr>
            <w:rFonts w:ascii="Calibri" w:hAnsi="Calibri"/>
          </w:rPr>
          <w:t>its</w:t>
        </w:r>
        <w:proofErr w:type="gramEnd"/>
        <w:r w:rsidR="00C627E2">
          <w:rPr>
            <w:rFonts w:ascii="Calibri" w:hAnsi="Calibri"/>
          </w:rPr>
          <w:t xml:space="preserve"> best to seek help from </w:t>
        </w:r>
      </w:ins>
      <w:ins w:id="171" w:author="Kris Costello" w:date="2026-08-28T13:16:00Z" w16du:dateUtc="2026-08-28T20:16:00Z">
        <w:r w:rsidR="0036611B">
          <w:rPr>
            <w:rFonts w:ascii="Calibri" w:hAnsi="Calibri"/>
          </w:rPr>
          <w:t>an</w:t>
        </w:r>
      </w:ins>
      <w:ins w:id="172" w:author="Kris Costello" w:date="2026-08-28T13:01:00Z" w16du:dateUtc="2026-08-28T20:01:00Z">
        <w:r w:rsidR="00C627E2">
          <w:rPr>
            <w:rFonts w:ascii="Calibri" w:hAnsi="Calibri"/>
          </w:rPr>
          <w:t xml:space="preserve">.  </w:t>
        </w:r>
      </w:ins>
      <w:ins w:id="173" w:author="Jenn" w:date="2026-08-26T09:20:00Z">
        <w:del w:id="174" w:author="Kris Costello" w:date="2026-08-28T13:00:00Z" w16du:dateUtc="2026-08-28T20:00:00Z">
          <w:r w:rsidDel="00C627E2">
            <w:rPr>
              <w:rFonts w:ascii="Calibri" w:hAnsi="Calibri"/>
            </w:rPr>
            <w:delText xml:space="preserve">an </w:delText>
          </w:r>
        </w:del>
        <w:r>
          <w:rPr>
            <w:rFonts w:ascii="Calibri" w:hAnsi="Calibri"/>
          </w:rPr>
          <w:t xml:space="preserve">attorney </w:t>
        </w:r>
        <w:proofErr w:type="gramStart"/>
        <w:r>
          <w:rPr>
            <w:rFonts w:ascii="Calibri" w:hAnsi="Calibri"/>
          </w:rPr>
          <w:t>experienced with</w:t>
        </w:r>
        <w:proofErr w:type="gramEnd"/>
        <w:r>
          <w:rPr>
            <w:rFonts w:ascii="Calibri" w:hAnsi="Calibri"/>
          </w:rPr>
          <w:t xml:space="preserve"> these types of regulatory inquiries</w:t>
        </w:r>
      </w:ins>
      <w:ins w:id="175" w:author="Kris Costello" w:date="2026-08-28T13:01:00Z" w16du:dateUtc="2026-08-28T20:01:00Z">
        <w:r w:rsidR="00C627E2">
          <w:rPr>
            <w:rFonts w:ascii="Calibri" w:hAnsi="Calibri"/>
          </w:rPr>
          <w:t xml:space="preserve">.  </w:t>
        </w:r>
      </w:ins>
      <w:ins w:id="176" w:author="Jenn" w:date="2026-08-26T09:20:00Z">
        <w:r>
          <w:rPr>
            <w:rFonts w:ascii="Calibri" w:hAnsi="Calibri"/>
          </w:rPr>
          <w:t xml:space="preserve"> </w:t>
        </w:r>
        <w:del w:id="177" w:author="Kris Costello" w:date="2026-08-28T13:01:00Z" w16du:dateUtc="2026-08-28T20:01:00Z">
          <w:r w:rsidDel="00C627E2">
            <w:rPr>
              <w:rFonts w:ascii="Calibri" w:hAnsi="Calibri"/>
            </w:rPr>
            <w:delText>and their potential collateral consequences should handle direct oral and written communications with DOR.</w:delText>
          </w:r>
        </w:del>
      </w:ins>
    </w:p>
    <w:p w14:paraId="50A72319" w14:textId="77777777" w:rsidR="00D800EA" w:rsidRDefault="00D800EA">
      <w:pPr>
        <w:pStyle w:val="Body"/>
        <w:rPr>
          <w:ins w:id="178" w:author="Kris Costello" w:date="2026-08-28T13:08:00Z" w16du:dateUtc="2026-08-28T20:08:00Z"/>
          <w:rFonts w:ascii="Calibri" w:hAnsi="Calibri"/>
          <w:b/>
          <w:bCs/>
        </w:rPr>
      </w:pPr>
    </w:p>
    <w:p w14:paraId="5923146C" w14:textId="77777777" w:rsidR="00D800EA" w:rsidRDefault="00D800EA">
      <w:pPr>
        <w:pStyle w:val="Body"/>
        <w:rPr>
          <w:ins w:id="179" w:author="Kris Costello" w:date="2026-08-28T13:08:00Z" w16du:dateUtc="2026-08-28T20:08:00Z"/>
          <w:rFonts w:ascii="Calibri" w:hAnsi="Calibri"/>
          <w:b/>
          <w:bCs/>
        </w:rPr>
      </w:pPr>
    </w:p>
    <w:p w14:paraId="3F9C3225" w14:textId="4D6D4BD0" w:rsidR="00282087" w:rsidRDefault="00681D30">
      <w:pPr>
        <w:pStyle w:val="Body"/>
        <w:rPr>
          <w:rFonts w:ascii="Calibri" w:eastAsia="Calibri" w:hAnsi="Calibri" w:cs="Calibri"/>
          <w:b/>
          <w:bCs/>
        </w:rPr>
      </w:pPr>
      <w:ins w:id="180" w:author="Kris Costello" w:date="2026-08-28T13:19:00Z" w16du:dateUtc="2026-08-28T20:19:00Z">
        <w:r>
          <w:rPr>
            <w:rFonts w:ascii="Calibri" w:hAnsi="Calibri"/>
            <w:b/>
            <w:bCs/>
          </w:rPr>
          <w:t>8.</w:t>
        </w:r>
      </w:ins>
      <w:r w:rsidR="00F93D54">
        <w:rPr>
          <w:rFonts w:ascii="Calibri" w:hAnsi="Calibri"/>
          <w:b/>
          <w:bCs/>
        </w:rPr>
        <w:t xml:space="preserve">What do I do if my company gets a demand letter from someone threatening to sue my company? </w:t>
      </w:r>
    </w:p>
    <w:p w14:paraId="663C835D" w14:textId="006EAFA1" w:rsidR="00282087" w:rsidRDefault="00F93D54">
      <w:pPr>
        <w:pStyle w:val="Default"/>
        <w:suppressAutoHyphens/>
        <w:spacing w:before="0" w:line="240" w:lineRule="auto"/>
      </w:pPr>
      <w:del w:id="181" w:author="Jenn" w:date="2026-08-26T09:21:00Z">
        <w:r>
          <w:rPr>
            <w:rFonts w:ascii="Times Roman" w:hAnsi="Times Roman"/>
          </w:rPr>
          <w:delText>By merely receiving a demand letter, you are in a stage of pre-litigation</w:delText>
        </w:r>
      </w:del>
      <w:ins w:id="182" w:author="Jenn" w:date="2026-08-26T09:21:00Z">
        <w:r>
          <w:rPr>
            <w:rFonts w:ascii="Times Roman" w:hAnsi="Times Roman"/>
          </w:rPr>
          <w:t xml:space="preserve">Receiving a </w:t>
        </w:r>
        <w:proofErr w:type="gramStart"/>
        <w:r>
          <w:rPr>
            <w:rFonts w:ascii="Times Roman" w:hAnsi="Times Roman"/>
          </w:rPr>
          <w:t>demand letter</w:t>
        </w:r>
        <w:proofErr w:type="gramEnd"/>
        <w:r>
          <w:rPr>
            <w:rFonts w:ascii="Times Roman" w:hAnsi="Times Roman"/>
          </w:rPr>
          <w:t xml:space="preserve"> puts you in the pre-litigation stage</w:t>
        </w:r>
      </w:ins>
      <w:r>
        <w:rPr>
          <w:rFonts w:ascii="Times Roman" w:hAnsi="Times Roman"/>
        </w:rPr>
        <w:t>, because it means someone is considering suing your company</w:t>
      </w:r>
      <w:r>
        <w:rPr>
          <w:rFonts w:ascii="Times Roman" w:hAnsi="Times Roman"/>
        </w:rPr>
        <w:t xml:space="preserve">. </w:t>
      </w:r>
      <w:ins w:id="183" w:author="Kris Costello" w:date="2026-08-28T13:09:00Z" w16du:dateUtc="2026-08-28T20:09:00Z">
        <w:r w:rsidR="00D800EA">
          <w:rPr>
            <w:rFonts w:ascii="Times Roman" w:hAnsi="Times Roman"/>
          </w:rPr>
          <w:t xml:space="preserve">If the letter comes from an attorney, this means that a lawyer has reviewed the case and believes their client </w:t>
        </w:r>
        <w:proofErr w:type="gramStart"/>
        <w:r w:rsidR="00D800EA">
          <w:rPr>
            <w:rFonts w:ascii="Times Roman" w:hAnsi="Times Roman"/>
          </w:rPr>
          <w:t>has a</w:t>
        </w:r>
        <w:proofErr w:type="gramEnd"/>
        <w:r w:rsidR="00D800EA">
          <w:rPr>
            <w:rFonts w:ascii="Times Roman" w:hAnsi="Times Roman"/>
          </w:rPr>
          <w:t xml:space="preserve"> </w:t>
        </w:r>
        <w:proofErr w:type="gramStart"/>
        <w:r w:rsidR="00D800EA">
          <w:rPr>
            <w:rFonts w:ascii="Times Roman" w:hAnsi="Times Roman"/>
          </w:rPr>
          <w:t>cause of</w:t>
        </w:r>
        <w:proofErr w:type="gramEnd"/>
        <w:r w:rsidR="00D800EA">
          <w:rPr>
            <w:rFonts w:ascii="Times Roman" w:hAnsi="Times Roman"/>
          </w:rPr>
          <w:t xml:space="preserve"> action against you.  This is in no way binding.  </w:t>
        </w:r>
        <w:proofErr w:type="spellStart"/>
        <w:r w:rsidR="00D800EA">
          <w:rPr>
            <w:rFonts w:ascii="Times Roman" w:hAnsi="Times Roman"/>
          </w:rPr>
          <w:t>Its</w:t>
        </w:r>
        <w:proofErr w:type="spellEnd"/>
        <w:r w:rsidR="00D800EA">
          <w:rPr>
            <w:rFonts w:ascii="Times Roman" w:hAnsi="Times Roman"/>
          </w:rPr>
          <w:t xml:space="preserve"> important not </w:t>
        </w:r>
      </w:ins>
      <w:ins w:id="184" w:author="Kris Costello" w:date="2026-08-28T13:10:00Z" w16du:dateUtc="2026-08-28T20:10:00Z">
        <w:r w:rsidR="00D800EA">
          <w:rPr>
            <w:rFonts w:ascii="Times Roman" w:hAnsi="Times Roman"/>
          </w:rPr>
          <w:t xml:space="preserve">to </w:t>
        </w:r>
      </w:ins>
      <w:del w:id="185" w:author="Kris Costello" w:date="2026-08-28T13:10:00Z" w16du:dateUtc="2026-08-28T20:10:00Z">
        <w:r w:rsidDel="00D800EA">
          <w:rPr>
            <w:rFonts w:ascii="Times Roman" w:hAnsi="Times Roman"/>
          </w:rPr>
          <w:delText xml:space="preserve">Do </w:delText>
        </w:r>
      </w:del>
      <w:del w:id="186" w:author="Kris Costello" w:date="2026-08-28T13:12:00Z" w16du:dateUtc="2026-08-28T20:12:00Z">
        <w:r w:rsidDel="00D800EA">
          <w:rPr>
            <w:rFonts w:ascii="Times Roman" w:hAnsi="Times Roman"/>
          </w:rPr>
          <w:delText xml:space="preserve">not </w:delText>
        </w:r>
      </w:del>
      <w:r>
        <w:rPr>
          <w:rFonts w:ascii="Times Roman" w:hAnsi="Times Roman"/>
        </w:rPr>
        <w:t>ignore the letter</w:t>
      </w:r>
      <w:ins w:id="187" w:author="Kris Costello" w:date="2026-08-28T13:10:00Z" w16du:dateUtc="2026-08-28T20:10:00Z">
        <w:r w:rsidR="00D800EA">
          <w:rPr>
            <w:rFonts w:ascii="Times Roman" w:hAnsi="Times Roman"/>
          </w:rPr>
          <w:t xml:space="preserve"> and to get experienced civil defense counsel to help you </w:t>
        </w:r>
      </w:ins>
      <w:ins w:id="188" w:author="Kris Costello" w:date="2026-08-28T13:11:00Z" w16du:dateUtc="2026-08-28T20:11:00Z">
        <w:r w:rsidR="00D800EA">
          <w:rPr>
            <w:rFonts w:ascii="Times Roman" w:hAnsi="Times Roman"/>
          </w:rPr>
          <w:t>conduct the necessary investigation and legal research and prepare a strategy to protect your interests.</w:t>
        </w:r>
      </w:ins>
      <w:del w:id="189" w:author="Kris Costello" w:date="2026-08-28T13:10:00Z" w16du:dateUtc="2026-08-28T20:10:00Z">
        <w:r w:rsidDel="00D800EA">
          <w:rPr>
            <w:rFonts w:ascii="Times Roman" w:hAnsi="Times Roman"/>
          </w:rPr>
          <w:delText>,</w:delText>
        </w:r>
      </w:del>
      <w:r>
        <w:rPr>
          <w:rFonts w:ascii="Times Roman" w:hAnsi="Times Roman"/>
        </w:rPr>
        <w:t xml:space="preserve"> </w:t>
      </w:r>
      <w:del w:id="190" w:author="Kris Costello" w:date="2026-08-28T13:10:00Z" w16du:dateUtc="2026-08-28T20:10:00Z">
        <w:r w:rsidDel="00D800EA">
          <w:rPr>
            <w:rFonts w:ascii="Times Roman" w:hAnsi="Times Roman"/>
          </w:rPr>
          <w:delText xml:space="preserve">but at the same time, contact an experienced business defense attorney before replying in any form. </w:delText>
        </w:r>
      </w:del>
      <w:r>
        <w:rPr>
          <w:rFonts w:ascii="Times Roman" w:hAnsi="Times Roman"/>
        </w:rPr>
        <w:t xml:space="preserve">Your initial reactions can greatly affect your financial exposure and the outcome of impending litigation. </w:t>
      </w:r>
      <w:del w:id="191" w:author="Kris Costello" w:date="2026-08-28T13:12:00Z" w16du:dateUtc="2026-08-28T20:12:00Z">
        <w:r w:rsidDel="00D800EA">
          <w:rPr>
            <w:rFonts w:ascii="Times Roman" w:hAnsi="Times Roman"/>
          </w:rPr>
          <w:delText>You should have a defense team that will examine the demands; be aware of deadlines; research the laws surrounding the claims being made; investigate the relevant facts; determine the viability of what</w:delText>
        </w:r>
        <w:r w:rsidDel="00D800EA">
          <w:rPr>
            <w:rFonts w:ascii="Times Roman" w:hAnsi="Times Roman"/>
            <w:rtl/>
          </w:rPr>
          <w:delText>’</w:delText>
        </w:r>
        <w:r w:rsidDel="00D800EA">
          <w:rPr>
            <w:rFonts w:ascii="Times Roman" w:hAnsi="Times Roman"/>
          </w:rPr>
          <w:delText xml:space="preserve">s being alleged against you; and assess your risks. </w:delText>
        </w:r>
        <w:r w:rsidDel="00D800EA">
          <w:rPr>
            <w:rFonts w:ascii="Times Roman" w:hAnsi="Times Roman"/>
          </w:rPr>
          <w:delText>As your plan gets mapped out,</w:delText>
        </w:r>
      </w:del>
      <w:ins w:id="192" w:author="Jenn" w:date="2026-08-26T09:21:00Z">
        <w:del w:id="193" w:author="Kris Costello" w:date="2026-08-28T13:12:00Z" w16du:dateUtc="2026-08-28T20:12:00Z">
          <w:r w:rsidDel="00D800EA">
            <w:rPr>
              <w:rFonts w:ascii="Times Roman" w:hAnsi="Times Roman"/>
            </w:rPr>
            <w:delText>As you map out your plan,</w:delText>
          </w:r>
        </w:del>
      </w:ins>
      <w:del w:id="194" w:author="Kris Costello" w:date="2026-08-28T13:12:00Z" w16du:dateUtc="2026-08-28T20:12:00Z">
        <w:r w:rsidDel="00D800EA">
          <w:rPr>
            <w:rFonts w:ascii="Times Roman" w:hAnsi="Times Roman"/>
          </w:rPr>
          <w:delText xml:space="preserve"> maintain internal discretion and limit your external communications to your defense team.</w:delText>
        </w:r>
      </w:del>
    </w:p>
    <w:sectPr w:rsidR="00282087">
      <w:headerReference w:type="default" r:id="rId6"/>
      <w:footerReference w:type="default" r:id="rId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DE284" w14:textId="77777777" w:rsidR="00F93D54" w:rsidRDefault="00F93D54">
      <w:r>
        <w:separator/>
      </w:r>
    </w:p>
  </w:endnote>
  <w:endnote w:type="continuationSeparator" w:id="0">
    <w:p w14:paraId="2FBAC1AF" w14:textId="77777777" w:rsidR="00F93D54" w:rsidRDefault="00F93D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Roman">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C31FA" w14:textId="77777777" w:rsidR="00282087" w:rsidRDefault="00F93D54">
    <w:pPr>
      <w:pStyle w:val="Footer"/>
      <w:tabs>
        <w:tab w:val="clear" w:pos="9360"/>
        <w:tab w:val="right" w:pos="9340"/>
      </w:tabs>
      <w:jc w:val="center"/>
    </w:pPr>
    <w:r>
      <w:fldChar w:fldCharType="begin"/>
    </w:r>
    <w:r>
      <w:instrText xml:space="preserve"> PAGE </w:instrText>
    </w:r>
    <w:r>
      <w:fldChar w:fldCharType="separate"/>
    </w:r>
    <w:r w:rsidR="00240E9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416F1" w14:textId="77777777" w:rsidR="00F93D54" w:rsidRDefault="00F93D54">
      <w:r>
        <w:separator/>
      </w:r>
    </w:p>
  </w:footnote>
  <w:footnote w:type="continuationSeparator" w:id="0">
    <w:p w14:paraId="1593F52C" w14:textId="77777777" w:rsidR="00F93D54" w:rsidRDefault="00F93D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C5F53" w14:textId="77777777" w:rsidR="00282087" w:rsidRDefault="00282087">
    <w:pPr>
      <w:pStyle w:val="HeaderFoot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ris Costello">
    <w15:presenceInfo w15:providerId="AD" w15:userId="S::kcostello@costellolawfirm.com::303187f2-1df4-4339-a73b-666a3f3e13a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revisionView w:formatting="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2087"/>
    <w:rsid w:val="001D6C57"/>
    <w:rsid w:val="00240E98"/>
    <w:rsid w:val="00282087"/>
    <w:rsid w:val="0036611B"/>
    <w:rsid w:val="00681D30"/>
    <w:rsid w:val="00C627E2"/>
    <w:rsid w:val="00CE1809"/>
    <w:rsid w:val="00D800EA"/>
    <w:rsid w:val="00F93D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D8DA0"/>
  <w15:docId w15:val="{A3379A14-C9B6-4A8F-9C1F-304E8A40F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Footer">
    <w:name w:val="footer"/>
    <w:pPr>
      <w:tabs>
        <w:tab w:val="center" w:pos="4680"/>
        <w:tab w:val="right" w:pos="9360"/>
      </w:tabs>
    </w:pPr>
    <w:rPr>
      <w:rFonts w:ascii="Aptos" w:eastAsia="Aptos" w:hAnsi="Aptos" w:cs="Aptos"/>
      <w:color w:val="000000"/>
      <w:kern w:val="2"/>
      <w:sz w:val="24"/>
      <w:szCs w:val="24"/>
      <w:u w:color="000000"/>
    </w:rPr>
  </w:style>
  <w:style w:type="paragraph" w:customStyle="1" w:styleId="Body">
    <w:name w:val="Body"/>
    <w:pPr>
      <w:spacing w:after="160" w:line="278" w:lineRule="auto"/>
    </w:pPr>
    <w:rPr>
      <w:rFonts w:ascii="Aptos" w:eastAsia="Aptos" w:hAnsi="Aptos" w:cs="Aptos"/>
      <w:color w:val="000000"/>
      <w:kern w:val="2"/>
      <w:sz w:val="24"/>
      <w:szCs w:val="24"/>
      <w:u w:color="000000"/>
      <w14:textOutline w14:w="0" w14:cap="flat" w14:cmpd="sng" w14:algn="ctr">
        <w14:noFill/>
        <w14:prstDash w14:val="solid"/>
        <w14:bevel/>
      </w14:textOutline>
    </w:r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paragraph" w:styleId="Revision">
    <w:name w:val="Revision"/>
    <w:hidden/>
    <w:uiPriority w:val="99"/>
    <w:semiHidden/>
    <w:rsid w:val="00240E98"/>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905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905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1701</Words>
  <Characters>8880</Characters>
  <Application>Microsoft Office Word</Application>
  <DocSecurity>0</DocSecurity>
  <Lines>188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Kris Costello</cp:lastModifiedBy>
  <cp:revision>2</cp:revision>
  <dcterms:created xsi:type="dcterms:W3CDTF">2026-08-28T20:20:00Z</dcterms:created>
  <dcterms:modified xsi:type="dcterms:W3CDTF">2026-08-28T20:20:00Z</dcterms:modified>
</cp:coreProperties>
</file>