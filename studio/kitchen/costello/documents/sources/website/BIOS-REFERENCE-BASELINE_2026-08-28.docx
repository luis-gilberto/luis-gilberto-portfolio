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1B5B" w14:textId="77777777" w:rsidR="00AE4D0B" w:rsidRDefault="000327C5">
      <w:pPr>
        <w:pStyle w:val="Title"/>
      </w:pPr>
      <w:r>
        <w:t>Costello Law Firm — Team</w:t>
      </w:r>
    </w:p>
    <w:p w14:paraId="4A903AD0" w14:textId="77777777" w:rsidR="00AE4D0B" w:rsidRDefault="00AE4D0B">
      <w:pPr>
        <w:pStyle w:val="Body"/>
        <w:spacing w:after="480"/>
        <w:rPr>
          <w:rFonts w:ascii="Calibri" w:eastAsia="Calibri" w:hAnsi="Calibri" w:cs="Calibri"/>
        </w:rPr>
      </w:pPr>
    </w:p>
    <w:p w14:paraId="1A2D25B7" w14:textId="77777777" w:rsidR="00AE4D0B" w:rsidRDefault="000327C5">
      <w:pPr>
        <w:pStyle w:val="Body"/>
        <w:rPr>
          <w:rFonts w:ascii="Calibri" w:eastAsia="Calibri" w:hAnsi="Calibri" w:cs="Calibri"/>
        </w:rPr>
      </w:pPr>
      <w:r>
        <w:rPr>
          <w:rFonts w:ascii="Calibri" w:hAnsi="Calibri"/>
          <w:b/>
          <w:bCs/>
          <w:lang w:val="it-IT"/>
        </w:rPr>
        <w:t>Kris Costello</w:t>
      </w:r>
    </w:p>
    <w:p w14:paraId="510CA363" w14:textId="77777777" w:rsidR="00AE4D0B" w:rsidRDefault="000327C5">
      <w:pPr>
        <w:pStyle w:val="Body"/>
        <w:spacing w:after="160"/>
        <w:rPr>
          <w:rFonts w:ascii="Calibri" w:eastAsia="Calibri" w:hAnsi="Calibri" w:cs="Calibri"/>
        </w:rPr>
      </w:pPr>
      <w:r>
        <w:rPr>
          <w:rFonts w:ascii="Calibri" w:hAnsi="Calibri"/>
          <w:i/>
          <w:iCs/>
        </w:rPr>
        <w:t>Founder</w:t>
      </w:r>
    </w:p>
    <w:p w14:paraId="6CE4F8DC" w14:textId="3513908A" w:rsidR="00AE4D0B" w:rsidRDefault="000327C5">
      <w:pPr>
        <w:pStyle w:val="Body"/>
        <w:spacing w:after="106"/>
        <w:rPr>
          <w:rFonts w:ascii="Calibri" w:eastAsia="Calibri" w:hAnsi="Calibri" w:cs="Calibri"/>
        </w:rPr>
      </w:pPr>
      <w:r>
        <w:rPr>
          <w:rFonts w:ascii="Calibri" w:hAnsi="Calibri"/>
        </w:rPr>
        <w:t>Kris Costello is a trial lawyer</w:t>
      </w:r>
      <w:ins w:id="0" w:author="Nari Weaver" w:date="2026-08-28T13:29:00Z" w16du:dateUtc="2026-08-28T20:29:00Z">
        <w:r w:rsidR="008229D7">
          <w:rPr>
            <w:rFonts w:ascii="Calibri" w:hAnsi="Calibri"/>
          </w:rPr>
          <w:t xml:space="preserve"> with 35 years of legal </w:t>
        </w:r>
        <w:proofErr w:type="spellStart"/>
        <w:r w:rsidR="008229D7">
          <w:rPr>
            <w:rFonts w:ascii="Calibri" w:hAnsi="Calibri"/>
          </w:rPr>
          <w:t>ex</w:t>
        </w:r>
      </w:ins>
      <w:ins w:id="1" w:author="Nari Weaver" w:date="2026-08-28T13:30:00Z" w16du:dateUtc="2026-08-28T20:30:00Z">
        <w:r w:rsidR="008229D7">
          <w:rPr>
            <w:rFonts w:ascii="Calibri" w:hAnsi="Calibri"/>
          </w:rPr>
          <w:t>perience</w:t>
        </w:r>
        <w:del w:id="2" w:author="Kris Costello" w:date="2026-08-28T13:57:00Z" w16du:dateUtc="2026-08-28T20:57:00Z">
          <w:r w:rsidR="008229D7" w:rsidDel="00C00E3D">
            <w:rPr>
              <w:rFonts w:ascii="Calibri" w:hAnsi="Calibri"/>
            </w:rPr>
            <w:delText>, including more than 25 years handling white-collar matters.</w:delText>
          </w:r>
        </w:del>
      </w:ins>
      <w:del w:id="3" w:author="Kris Costello" w:date="2026-08-28T13:57:00Z" w16du:dateUtc="2026-08-28T20:57:00Z">
        <w:r w:rsidDel="00C00E3D">
          <w:rPr>
            <w:rFonts w:ascii="Calibri" w:hAnsi="Calibri"/>
          </w:rPr>
          <w:delText xml:space="preserve"> </w:delText>
        </w:r>
      </w:del>
      <w:del w:id="4" w:author="Nari Weaver" w:date="2026-08-28T13:30:00Z" w16du:dateUtc="2026-08-28T20:30:00Z">
        <w:r w:rsidDel="008229D7">
          <w:rPr>
            <w:rFonts w:ascii="Calibri" w:hAnsi="Calibri"/>
          </w:rPr>
          <w:delText xml:space="preserve">proven </w:delText>
        </w:r>
      </w:del>
      <w:ins w:id="5" w:author="Nari Weaver" w:date="2026-08-28T13:30:00Z" w16du:dateUtc="2026-08-28T20:30:00Z">
        <w:r w:rsidR="008229D7">
          <w:rPr>
            <w:rFonts w:ascii="Calibri" w:hAnsi="Calibri"/>
          </w:rPr>
          <w:t>Proven</w:t>
        </w:r>
        <w:proofErr w:type="spellEnd"/>
        <w:r w:rsidR="008229D7">
          <w:rPr>
            <w:rFonts w:ascii="Calibri" w:hAnsi="Calibri"/>
          </w:rPr>
          <w:t xml:space="preserve"> </w:t>
        </w:r>
      </w:ins>
      <w:r>
        <w:rPr>
          <w:rFonts w:ascii="Calibri" w:hAnsi="Calibri"/>
        </w:rPr>
        <w:t xml:space="preserve">in the courtroom and in government investigations. </w:t>
      </w:r>
      <w:del w:id="6" w:author="Nari Weaver" w:date="2026-08-28T13:32:00Z" w16du:dateUtc="2026-08-28T20:32:00Z">
        <w:r w:rsidDel="008229D7">
          <w:rPr>
            <w:rFonts w:ascii="Calibri" w:hAnsi="Calibri"/>
          </w:rPr>
          <w:delText xml:space="preserve">For </w:delText>
        </w:r>
        <w:r w:rsidR="008229D7" w:rsidDel="008229D7">
          <w:rPr>
            <w:rFonts w:ascii="Calibri" w:hAnsi="Calibri"/>
          </w:rPr>
          <w:delText>3</w:delText>
        </w:r>
        <w:r w:rsidDel="008229D7">
          <w:rPr>
            <w:rFonts w:ascii="Calibri" w:hAnsi="Calibri"/>
          </w:rPr>
          <w:delText xml:space="preserve">5 years she </w:delText>
        </w:r>
      </w:del>
      <w:ins w:id="7" w:author="Nari Weaver" w:date="2026-08-28T13:32:00Z" w16du:dateUtc="2026-08-28T20:32:00Z">
        <w:del w:id="8" w:author="Kris Costello" w:date="2026-08-28T13:57:00Z" w16du:dateUtc="2026-08-28T20:57:00Z">
          <w:r w:rsidR="008229D7" w:rsidDel="00C00E3D">
            <w:rPr>
              <w:rFonts w:ascii="Calibri" w:hAnsi="Calibri"/>
            </w:rPr>
            <w:delText>She</w:delText>
          </w:r>
        </w:del>
      </w:ins>
      <w:ins w:id="9" w:author="Kris Costello" w:date="2026-08-28T13:57:00Z" w16du:dateUtc="2026-08-28T20:57:00Z">
        <w:r w:rsidR="00C00E3D">
          <w:rPr>
            <w:rFonts w:ascii="Calibri" w:hAnsi="Calibri"/>
          </w:rPr>
          <w:t xml:space="preserve">For 25 years, she </w:t>
        </w:r>
      </w:ins>
      <w:ins w:id="10" w:author="Nari Weaver" w:date="2026-08-28T13:32:00Z" w16du:dateUtc="2026-08-28T20:32:00Z">
        <w:r w:rsidR="008229D7">
          <w:rPr>
            <w:rFonts w:ascii="Calibri" w:hAnsi="Calibri"/>
          </w:rPr>
          <w:t xml:space="preserve"> </w:t>
        </w:r>
      </w:ins>
      <w:r>
        <w:rPr>
          <w:rFonts w:ascii="Calibri" w:hAnsi="Calibri"/>
        </w:rPr>
        <w:t>has represented business owners, executives, and professionals in high-stakes white-collar, commercial, intellectual property, and government enforcement matters, frequently in parallel civil and criminal proceedings, often leading teams of attorneys. Costello has tried more than 50</w:t>
      </w:r>
      <w:r>
        <w:rPr>
          <w:rFonts w:ascii="Calibri" w:hAnsi="Calibri"/>
        </w:rPr>
        <w:t xml:space="preserve"> cases in state and federal court and taught trial advocacy at the University of Washington for more than a decade. Her practice also includes arbitration and matters before administrative and licensing boards. Costello’s approach is strategic and precise, focused on protecting her clients’ businesses, careers, and reputations.</w:t>
      </w:r>
    </w:p>
    <w:p w14:paraId="272BFF58" w14:textId="77777777" w:rsidR="00AE4D0B" w:rsidRDefault="000327C5">
      <w:pPr>
        <w:pStyle w:val="Body"/>
        <w:spacing w:after="53"/>
        <w:rPr>
          <w:rFonts w:ascii="Calibri" w:eastAsia="Calibri" w:hAnsi="Calibri" w:cs="Calibri"/>
        </w:rPr>
      </w:pPr>
      <w:r>
        <w:rPr>
          <w:rFonts w:ascii="Calibri" w:hAnsi="Calibri"/>
          <w:lang w:val="nl-NL"/>
        </w:rPr>
        <w:t xml:space="preserve">LinkedIn: </w:t>
      </w:r>
      <w:r>
        <w:rPr>
          <w:rFonts w:ascii="Calibri" w:hAnsi="Calibri"/>
          <w:color w:val="0000E9"/>
          <w:u w:val="single" w:color="0000E9"/>
          <w:lang w:val="it-IT"/>
        </w:rPr>
        <w:t>https://www.linkedin.com/in/kriscostello/</w:t>
      </w:r>
    </w:p>
    <w:p w14:paraId="5DEF8A57" w14:textId="77777777" w:rsidR="00AE4D0B" w:rsidRDefault="000327C5">
      <w:pPr>
        <w:pStyle w:val="Body"/>
        <w:spacing w:after="533"/>
        <w:rPr>
          <w:rFonts w:ascii="Calibri" w:eastAsia="Calibri" w:hAnsi="Calibri" w:cs="Calibri"/>
        </w:rPr>
      </w:pPr>
      <w:r>
        <w:rPr>
          <w:rFonts w:ascii="Calibri" w:hAnsi="Calibri"/>
          <w:lang w:val="it-IT"/>
        </w:rPr>
        <w:t>206-331-5562, kcostello@costellolawfirm.com</w:t>
      </w:r>
    </w:p>
    <w:p w14:paraId="499B0E5C" w14:textId="77777777" w:rsidR="00AE4D0B" w:rsidRDefault="000327C5">
      <w:pPr>
        <w:pStyle w:val="Body"/>
        <w:rPr>
          <w:rFonts w:ascii="Calibri" w:eastAsia="Calibri" w:hAnsi="Calibri" w:cs="Calibri"/>
        </w:rPr>
      </w:pPr>
      <w:r>
        <w:rPr>
          <w:rFonts w:ascii="Calibri" w:hAnsi="Calibri"/>
          <w:b/>
          <w:bCs/>
        </w:rPr>
        <w:t>Noelle Chung</w:t>
      </w:r>
    </w:p>
    <w:p w14:paraId="5C82C8B2" w14:textId="77777777" w:rsidR="00AE4D0B" w:rsidRDefault="000327C5">
      <w:pPr>
        <w:pStyle w:val="Body"/>
        <w:spacing w:after="160"/>
        <w:rPr>
          <w:rFonts w:ascii="Calibri" w:eastAsia="Calibri" w:hAnsi="Calibri" w:cs="Calibri"/>
        </w:rPr>
      </w:pPr>
      <w:r>
        <w:rPr>
          <w:rFonts w:ascii="Calibri" w:hAnsi="Calibri"/>
          <w:i/>
          <w:iCs/>
        </w:rPr>
        <w:t>Attorney</w:t>
      </w:r>
    </w:p>
    <w:p w14:paraId="205A365F" w14:textId="7430DBF0" w:rsidR="00AE4D0B" w:rsidRDefault="000327C5">
      <w:pPr>
        <w:pStyle w:val="Body"/>
        <w:spacing w:after="106"/>
        <w:rPr>
          <w:rFonts w:ascii="Calibri" w:eastAsia="Calibri" w:hAnsi="Calibri" w:cs="Calibri"/>
        </w:rPr>
      </w:pPr>
      <w:r>
        <w:rPr>
          <w:rFonts w:ascii="Calibri" w:hAnsi="Calibri"/>
        </w:rPr>
        <w:t>Noelle Chung is a civil litigator</w:t>
      </w:r>
      <w:r w:rsidR="00993963">
        <w:rPr>
          <w:rFonts w:ascii="Calibri" w:hAnsi="Calibri"/>
        </w:rPr>
        <w:t xml:space="preserve"> with </w:t>
      </w:r>
      <w:r w:rsidR="00993963" w:rsidRPr="00993963">
        <w:rPr>
          <w:rFonts w:ascii="Calibri" w:hAnsi="Calibri"/>
        </w:rPr>
        <w:t>16 years of legal experience</w:t>
      </w:r>
      <w:r>
        <w:rPr>
          <w:rFonts w:ascii="Calibri" w:hAnsi="Calibri"/>
        </w:rPr>
        <w:t xml:space="preserve"> and a former Assistant Attorney General for the State of Washington. As an Assistant Attorney General, she prosecuted disciplinary proceedings against healthcare professionals and defended the state’s environmental enforcement actions. Chung has also investigated alleged antitrust conspiracies for the California Department of Justice and practiced at leading civil litigation firms in California and Washington, handling high-</w:t>
      </w:r>
      <w:proofErr w:type="gramStart"/>
      <w:r>
        <w:rPr>
          <w:rFonts w:ascii="Calibri" w:hAnsi="Calibri"/>
        </w:rPr>
        <w:t>stakes</w:t>
      </w:r>
      <w:proofErr w:type="gramEnd"/>
      <w:r>
        <w:rPr>
          <w:rFonts w:ascii="Calibri" w:hAnsi="Calibri"/>
        </w:rPr>
        <w:t xml:space="preserve"> commercial and intellectual property matters. Having represented the government, she knows how regulatory inquiries and enforcement actions are </w:t>
      </w:r>
      <w:r w:rsidR="00993963">
        <w:rPr>
          <w:rFonts w:ascii="Calibri" w:hAnsi="Calibri"/>
        </w:rPr>
        <w:t>built and</w:t>
      </w:r>
      <w:r>
        <w:rPr>
          <w:rFonts w:ascii="Calibri" w:hAnsi="Calibri"/>
        </w:rPr>
        <w:t xml:space="preserve"> brings that insight to defending clients who face them.</w:t>
      </w:r>
    </w:p>
    <w:p w14:paraId="3FE4AEF5" w14:textId="77777777" w:rsidR="00AE4D0B" w:rsidRDefault="000327C5">
      <w:pPr>
        <w:pStyle w:val="Body"/>
        <w:spacing w:after="53"/>
        <w:rPr>
          <w:rFonts w:ascii="Calibri" w:eastAsia="Calibri" w:hAnsi="Calibri" w:cs="Calibri"/>
        </w:rPr>
      </w:pPr>
      <w:r>
        <w:rPr>
          <w:rFonts w:ascii="Calibri" w:hAnsi="Calibri"/>
          <w:lang w:val="nl-NL"/>
        </w:rPr>
        <w:t xml:space="preserve">LinkedIn: </w:t>
      </w:r>
      <w:r>
        <w:rPr>
          <w:rFonts w:ascii="Calibri" w:hAnsi="Calibri"/>
          <w:color w:val="0000E9"/>
          <w:u w:val="single" w:color="0000E9"/>
        </w:rPr>
        <w:t>https://www.linkedin.com/in/noelle-lea-chung-368b18ba/</w:t>
      </w:r>
    </w:p>
    <w:p w14:paraId="4318BBAE" w14:textId="77777777" w:rsidR="00AE4D0B" w:rsidRDefault="000327C5">
      <w:pPr>
        <w:pStyle w:val="Body"/>
        <w:spacing w:after="533"/>
        <w:rPr>
          <w:rFonts w:ascii="Calibri" w:eastAsia="Calibri" w:hAnsi="Calibri" w:cs="Calibri"/>
        </w:rPr>
      </w:pPr>
      <w:r>
        <w:rPr>
          <w:rFonts w:ascii="Calibri" w:hAnsi="Calibri"/>
          <w:lang w:val="it-IT"/>
        </w:rPr>
        <w:t>206-888-7359, staffattorney@costellolawfirm.com</w:t>
      </w:r>
    </w:p>
    <w:p w14:paraId="3E0965A5" w14:textId="77777777" w:rsidR="00361360" w:rsidRDefault="00361360">
      <w:pPr>
        <w:pStyle w:val="Body"/>
        <w:rPr>
          <w:rFonts w:ascii="Calibri" w:hAnsi="Calibri"/>
          <w:b/>
          <w:bCs/>
        </w:rPr>
      </w:pPr>
    </w:p>
    <w:p w14:paraId="097DD663" w14:textId="77777777" w:rsidR="00361360" w:rsidRDefault="00361360">
      <w:pPr>
        <w:pStyle w:val="Body"/>
        <w:rPr>
          <w:rFonts w:ascii="Calibri" w:hAnsi="Calibri"/>
          <w:b/>
          <w:bCs/>
        </w:rPr>
      </w:pPr>
    </w:p>
    <w:p w14:paraId="0F118DCC" w14:textId="77777777" w:rsidR="00361360" w:rsidRDefault="00361360">
      <w:pPr>
        <w:pStyle w:val="Body"/>
        <w:rPr>
          <w:rFonts w:ascii="Calibri" w:hAnsi="Calibri"/>
          <w:b/>
          <w:bCs/>
        </w:rPr>
      </w:pPr>
    </w:p>
    <w:p w14:paraId="26E4D169" w14:textId="3B96463E" w:rsidR="00AE4D0B" w:rsidRDefault="000327C5">
      <w:pPr>
        <w:pStyle w:val="Body"/>
        <w:rPr>
          <w:rFonts w:ascii="Calibri" w:eastAsia="Calibri" w:hAnsi="Calibri" w:cs="Calibri"/>
        </w:rPr>
      </w:pPr>
      <w:r>
        <w:rPr>
          <w:rFonts w:ascii="Calibri" w:hAnsi="Calibri"/>
          <w:b/>
          <w:bCs/>
        </w:rPr>
        <w:t>Wendy Harper</w:t>
      </w:r>
    </w:p>
    <w:p w14:paraId="334282C3" w14:textId="77777777" w:rsidR="00AE4D0B" w:rsidRDefault="000327C5">
      <w:pPr>
        <w:pStyle w:val="Body"/>
        <w:spacing w:after="160"/>
        <w:rPr>
          <w:rFonts w:ascii="Calibri" w:eastAsia="Calibri" w:hAnsi="Calibri" w:cs="Calibri"/>
        </w:rPr>
      </w:pPr>
      <w:r>
        <w:rPr>
          <w:rFonts w:ascii="Calibri" w:hAnsi="Calibri"/>
          <w:i/>
          <w:iCs/>
        </w:rPr>
        <w:t>Attorney</w:t>
      </w:r>
    </w:p>
    <w:p w14:paraId="199F2F9C" w14:textId="77777777" w:rsidR="00AE4D0B" w:rsidRDefault="000327C5">
      <w:pPr>
        <w:pStyle w:val="Body"/>
        <w:spacing w:after="106"/>
        <w:rPr>
          <w:rFonts w:ascii="Calibri" w:eastAsia="Calibri" w:hAnsi="Calibri" w:cs="Calibri"/>
        </w:rPr>
      </w:pPr>
      <w:r>
        <w:rPr>
          <w:rFonts w:ascii="Calibri" w:hAnsi="Calibri"/>
        </w:rPr>
        <w:t>Wendy Harper is a seasoned criminal defense attorney, an experienced civil, commercial, employment, and regulatory litigator, and a former prosecutor. She clerked for the Honorable D. Duff McKee in Boise, Idaho, served as an Assistant Seattle City Attorney, and practiced criminal defense at national firms. Over 25 years Harper has tried cases to verdict and built deep litigation and internal-investigation experience across employment and commercial matters. Most recently, she worked with the Federal Civil R</w:t>
      </w:r>
      <w:r>
        <w:rPr>
          <w:rFonts w:ascii="Calibri" w:hAnsi="Calibri"/>
        </w:rPr>
        <w:t>ights Legal Clinic, advising on civil rights, employment claims, and alleged abuse of process by government actors.</w:t>
      </w:r>
    </w:p>
    <w:p w14:paraId="0AF23311" w14:textId="77777777" w:rsidR="00AE4D0B" w:rsidRDefault="000327C5">
      <w:pPr>
        <w:pStyle w:val="Body"/>
        <w:spacing w:after="53"/>
        <w:rPr>
          <w:rFonts w:ascii="Calibri" w:eastAsia="Calibri" w:hAnsi="Calibri" w:cs="Calibri"/>
        </w:rPr>
      </w:pPr>
      <w:r>
        <w:rPr>
          <w:rFonts w:ascii="Calibri" w:hAnsi="Calibri"/>
          <w:lang w:val="nl-NL"/>
        </w:rPr>
        <w:t xml:space="preserve">LinkedIn: </w:t>
      </w:r>
      <w:r>
        <w:rPr>
          <w:rFonts w:ascii="Calibri" w:hAnsi="Calibri"/>
          <w:color w:val="0000E9"/>
          <w:u w:val="single" w:color="0000E9"/>
        </w:rPr>
        <w:t>https://www.linkedin.com/in/wendy-harper-0581a8110/</w:t>
      </w:r>
    </w:p>
    <w:p w14:paraId="089DB9EB" w14:textId="77777777" w:rsidR="00AE4D0B" w:rsidRDefault="000327C5">
      <w:pPr>
        <w:pStyle w:val="Body"/>
        <w:spacing w:after="533"/>
        <w:rPr>
          <w:rFonts w:ascii="Calibri" w:eastAsia="Calibri" w:hAnsi="Calibri" w:cs="Calibri"/>
        </w:rPr>
      </w:pPr>
      <w:r>
        <w:rPr>
          <w:rFonts w:ascii="Calibri" w:hAnsi="Calibri"/>
          <w:lang w:val="it-IT"/>
        </w:rPr>
        <w:t>206-889-4074, staffattorney1@costellolawfirm.com</w:t>
      </w:r>
    </w:p>
    <w:p w14:paraId="25F21C54" w14:textId="77777777" w:rsidR="00AE4D0B" w:rsidRDefault="000327C5">
      <w:pPr>
        <w:pStyle w:val="Body"/>
        <w:rPr>
          <w:rFonts w:ascii="Calibri" w:eastAsia="Calibri" w:hAnsi="Calibri" w:cs="Calibri"/>
        </w:rPr>
      </w:pPr>
      <w:r>
        <w:rPr>
          <w:rFonts w:ascii="Calibri" w:hAnsi="Calibri"/>
          <w:b/>
          <w:bCs/>
        </w:rPr>
        <w:t>Nari Weaver</w:t>
      </w:r>
    </w:p>
    <w:p w14:paraId="54357F95" w14:textId="77777777" w:rsidR="00AE4D0B" w:rsidRDefault="000327C5">
      <w:pPr>
        <w:pStyle w:val="Body"/>
        <w:spacing w:after="160"/>
        <w:rPr>
          <w:rFonts w:ascii="Calibri" w:eastAsia="Calibri" w:hAnsi="Calibri" w:cs="Calibri"/>
        </w:rPr>
      </w:pPr>
      <w:r>
        <w:rPr>
          <w:rFonts w:ascii="Calibri" w:hAnsi="Calibri"/>
          <w:i/>
          <w:iCs/>
        </w:rPr>
        <w:t>Chief of Staff</w:t>
      </w:r>
    </w:p>
    <w:p w14:paraId="236C5265" w14:textId="2414D61B" w:rsidR="00AE4D0B" w:rsidRDefault="000327C5">
      <w:pPr>
        <w:pStyle w:val="Body"/>
        <w:spacing w:after="106"/>
        <w:rPr>
          <w:rFonts w:ascii="Calibri" w:eastAsia="Calibri" w:hAnsi="Calibri" w:cs="Calibri"/>
        </w:rPr>
      </w:pPr>
      <w:r>
        <w:rPr>
          <w:rFonts w:ascii="Calibri" w:hAnsi="Calibri"/>
        </w:rPr>
        <w:t xml:space="preserve">Nari Weaver leads operations and communications at Costello Law Firm. She </w:t>
      </w:r>
      <w:proofErr w:type="gramStart"/>
      <w:r>
        <w:rPr>
          <w:rFonts w:ascii="Calibri" w:hAnsi="Calibri"/>
        </w:rPr>
        <w:t>brings</w:t>
      </w:r>
      <w:proofErr w:type="gramEnd"/>
      <w:r>
        <w:rPr>
          <w:rFonts w:ascii="Calibri" w:hAnsi="Calibri"/>
        </w:rPr>
        <w:t xml:space="preserve"> </w:t>
      </w:r>
      <w:r w:rsidR="00993963">
        <w:rPr>
          <w:rFonts w:ascii="Calibri" w:hAnsi="Calibri"/>
        </w:rPr>
        <w:t>15</w:t>
      </w:r>
      <w:r>
        <w:rPr>
          <w:rFonts w:ascii="Calibri" w:hAnsi="Calibri"/>
        </w:rPr>
        <w:t xml:space="preserve"> years of experience leading professionals and projects toward ambitious, shared goals. She keeps the firm running behind every matter, so its attorneys stay focused on the </w:t>
      </w:r>
      <w:proofErr w:type="gramStart"/>
      <w:r>
        <w:rPr>
          <w:rFonts w:ascii="Calibri" w:hAnsi="Calibri"/>
        </w:rPr>
        <w:t>case</w:t>
      </w:r>
      <w:proofErr w:type="gramEnd"/>
      <w:r>
        <w:rPr>
          <w:rFonts w:ascii="Calibri" w:hAnsi="Calibri"/>
        </w:rPr>
        <w:t xml:space="preserve"> and every client is guided</w:t>
      </w:r>
      <w:r>
        <w:rPr>
          <w:rFonts w:ascii="Calibri" w:hAnsi="Calibri"/>
        </w:rPr>
        <w:t xml:space="preserve"> through a clear, responsive process from first call to resolution. Prior to joining Costello, Weaver was Executive Director of Development for the Seattle Latino Film Festival and led its event production, partnerships, and communications. She is bilingual in English and Spanish.</w:t>
      </w:r>
    </w:p>
    <w:p w14:paraId="0DA1A950" w14:textId="77777777" w:rsidR="00AE4D0B" w:rsidRDefault="000327C5">
      <w:pPr>
        <w:pStyle w:val="Body"/>
        <w:spacing w:after="53"/>
        <w:rPr>
          <w:rFonts w:ascii="Calibri" w:eastAsia="Calibri" w:hAnsi="Calibri" w:cs="Calibri"/>
        </w:rPr>
      </w:pPr>
      <w:r>
        <w:rPr>
          <w:rFonts w:ascii="Calibri" w:hAnsi="Calibri"/>
          <w:lang w:val="nl-NL"/>
        </w:rPr>
        <w:t xml:space="preserve">LinkedIn: </w:t>
      </w:r>
      <w:r>
        <w:rPr>
          <w:rFonts w:ascii="Calibri" w:hAnsi="Calibri"/>
          <w:color w:val="0000E9"/>
          <w:u w:val="single" w:color="0000E9"/>
        </w:rPr>
        <w:t>https://www.linkedin.com/in/nari-fateha-60386052/</w:t>
      </w:r>
    </w:p>
    <w:p w14:paraId="0DE91385" w14:textId="77777777" w:rsidR="00AE4D0B" w:rsidRDefault="000327C5">
      <w:pPr>
        <w:pStyle w:val="Body"/>
        <w:spacing w:after="53"/>
        <w:rPr>
          <w:rFonts w:ascii="Calibri" w:eastAsia="Calibri" w:hAnsi="Calibri" w:cs="Calibri"/>
        </w:rPr>
      </w:pPr>
      <w:r>
        <w:rPr>
          <w:rFonts w:ascii="Calibri" w:hAnsi="Calibri"/>
        </w:rPr>
        <w:t>Phone number: 206.889.4777</w:t>
      </w:r>
    </w:p>
    <w:p w14:paraId="419E844C" w14:textId="77777777" w:rsidR="00AE4D0B" w:rsidRDefault="000327C5">
      <w:pPr>
        <w:pStyle w:val="Body"/>
        <w:spacing w:after="533"/>
      </w:pPr>
      <w:r>
        <w:rPr>
          <w:rFonts w:ascii="Calibri" w:hAnsi="Calibri"/>
          <w:lang w:val="it-IT"/>
        </w:rPr>
        <w:t>communication@costellolawfirm.com</w:t>
      </w:r>
    </w:p>
    <w:sectPr w:rsidR="00AE4D0B">
      <w:headerReference w:type="default" r:id="rId6"/>
      <w:footerReference w:type="default" r:id="rId7"/>
      <w:pgSz w:w="12240" w:h="142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0FF6C" w14:textId="77777777" w:rsidR="000327C5" w:rsidRDefault="000327C5">
      <w:r>
        <w:separator/>
      </w:r>
    </w:p>
  </w:endnote>
  <w:endnote w:type="continuationSeparator" w:id="0">
    <w:p w14:paraId="74C6EEC7" w14:textId="77777777" w:rsidR="000327C5" w:rsidRDefault="00032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D3B9" w14:textId="77777777" w:rsidR="00AE4D0B" w:rsidRDefault="00AE4D0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DBC0" w14:textId="77777777" w:rsidR="000327C5" w:rsidRDefault="000327C5">
      <w:r>
        <w:separator/>
      </w:r>
    </w:p>
  </w:footnote>
  <w:footnote w:type="continuationSeparator" w:id="0">
    <w:p w14:paraId="0608924A" w14:textId="77777777" w:rsidR="000327C5" w:rsidRDefault="00032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9EE5" w14:textId="77777777" w:rsidR="00AE4D0B" w:rsidRDefault="00AE4D0B">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i Weaver">
    <w15:presenceInfo w15:providerId="AD" w15:userId="S::communication@costellolawfirm.com::12312cd1-a3d2-4f68-80ee-17020e0be884"/>
  </w15:person>
  <w15:person w15:author="Kris Costello">
    <w15:presenceInfo w15:providerId="AD" w15:userId="S::kcostello@costellolawfirm.com::303187f2-1df4-4339-a73b-666a3f3e13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D0B"/>
    <w:rsid w:val="000327C5"/>
    <w:rsid w:val="00174E37"/>
    <w:rsid w:val="001D6C57"/>
    <w:rsid w:val="002E5333"/>
    <w:rsid w:val="00361360"/>
    <w:rsid w:val="004D20F1"/>
    <w:rsid w:val="008229D7"/>
    <w:rsid w:val="00900372"/>
    <w:rsid w:val="00993963"/>
    <w:rsid w:val="00AE4D0B"/>
    <w:rsid w:val="00C00E3D"/>
    <w:rsid w:val="00EC61FA"/>
    <w:rsid w:val="00F84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158E6"/>
  <w15:docId w15:val="{8A4CB93B-19BC-4C31-B7B0-15C7367E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
    <w:uiPriority w:val="10"/>
    <w:qFormat/>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styleId="Revision">
    <w:name w:val="Revision"/>
    <w:hidden/>
    <w:uiPriority w:val="99"/>
    <w:semiHidden/>
    <w:rsid w:val="008229D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Default Theme">
  <a:themeElements>
    <a:clrScheme name="Default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Default Theme">
      <a:majorFont>
        <a:latin typeface="Helvetica Neue"/>
        <a:ea typeface="Helvetica Neue"/>
        <a:cs typeface="Helvetica Neue"/>
      </a:majorFont>
      <a:minorFont>
        <a:latin typeface="Helvetica Neue"/>
        <a:ea typeface="Helvetica Neue"/>
        <a:cs typeface="Helvetica Neue"/>
      </a:minorFont>
    </a:fontScheme>
    <a:fmtScheme name="Default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2784</Characters>
  <Application>Microsoft Office Word</Application>
  <DocSecurity>0</DocSecurity>
  <Lines>59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Costello</cp:lastModifiedBy>
  <cp:revision>2</cp:revision>
  <dcterms:created xsi:type="dcterms:W3CDTF">2026-08-28T20:57:00Z</dcterms:created>
  <dcterms:modified xsi:type="dcterms:W3CDTF">2026-08-28T20:57:00Z</dcterms:modified>
</cp:coreProperties>
</file>