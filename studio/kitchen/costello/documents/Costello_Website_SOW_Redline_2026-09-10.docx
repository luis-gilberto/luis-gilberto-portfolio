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FF06" w14:textId="77777777" w:rsidR="00437049" w:rsidRDefault="00F14201" w:rsidP="00437049">
      <w:pPr>
        <w:pStyle w:val="Title"/>
        <w:spacing w:before="0" w:after="0"/>
        <w:rPr>
          <w:b w:val="0"/>
          <w:bCs w:val="0"/>
        </w:rPr>
      </w:pPr>
      <w:r w:rsidRPr="00133C7A">
        <w:rPr>
          <w:b w:val="0"/>
          <w:bCs w:val="0"/>
        </w:rPr>
        <w:t>Scope of Work</w:t>
      </w:r>
      <w:r w:rsidR="00437049">
        <w:rPr>
          <w:b w:val="0"/>
          <w:bCs w:val="0"/>
        </w:rPr>
        <w:t xml:space="preserve"> (SOW)</w:t>
      </w:r>
      <w:r w:rsidRPr="00133C7A">
        <w:rPr>
          <w:b w:val="0"/>
          <w:bCs w:val="0"/>
        </w:rPr>
        <w:t xml:space="preserve"> </w:t>
      </w:r>
    </w:p>
    <w:p w14:paraId="7B0E463E" w14:textId="77777777" w:rsidR="00AD7453" w:rsidRPr="00437049" w:rsidRDefault="00F14201" w:rsidP="00437049">
      <w:pPr>
        <w:pStyle w:val="Title"/>
        <w:spacing w:before="0" w:after="0"/>
        <w:rPr>
          <w:b w:val="0"/>
          <w:bCs w:val="0"/>
          <w:color w:val="auto"/>
        </w:rPr>
      </w:pPr>
      <w:r w:rsidRPr="00437049">
        <w:rPr>
          <w:b w:val="0"/>
          <w:bCs w:val="0"/>
          <w:color w:val="auto"/>
        </w:rPr>
        <w:t>Costello Law Firm + LG Studio</w:t>
      </w:r>
    </w:p>
    <w:p w14:paraId="6DA9BA26" w14:textId="77777777" w:rsidR="00AD7453" w:rsidRDefault="00F14201" w:rsidP="00437049">
      <w:pPr>
        <w:pStyle w:val="FirstParagraph"/>
        <w:spacing w:before="0" w:after="0"/>
        <w:jc w:val="center"/>
      </w:pPr>
      <w:r>
        <w:t>LG Studio for Costello Law Firm, PLLC</w:t>
      </w:r>
    </w:p>
    <w:p w14:paraId="235726F0" w14:textId="77777777" w:rsidR="00AD7453" w:rsidRDefault="00F14201" w:rsidP="00437049">
      <w:pPr>
        <w:pStyle w:val="BodyText"/>
        <w:spacing w:before="0" w:after="0"/>
        <w:jc w:val="center"/>
      </w:pPr>
      <w:r>
        <w:t>Scope of Work and Services Agreement</w:t>
      </w:r>
    </w:p>
    <w:p w14:paraId="617D84A6" w14:textId="77777777" w:rsidR="00AD7453" w:rsidRPr="00470322" w:rsidRDefault="00E87818" w:rsidP="00E87818">
      <w:pPr>
        <w:pStyle w:val="Heading1"/>
        <w:rPr>
          <w:b w:val="0"/>
          <w:bCs w:val="0"/>
          <w:color w:val="002060"/>
        </w:rPr>
      </w:pPr>
      <w:bookmarkStart w:id="0" w:name="X5aa9505f38368934161e4748c4ba9e7ddf582bf"/>
      <w:r w:rsidRPr="00470322">
        <w:rPr>
          <w:b w:val="0"/>
          <w:bCs w:val="0"/>
          <w:color w:val="002060"/>
        </w:rPr>
        <w:t>Website Transition, Launch, and Ownership Handoff</w:t>
      </w:r>
    </w:p>
    <w:p w14:paraId="2756CEBD" w14:textId="77777777" w:rsidR="00133C7A" w:rsidRDefault="00133C7A">
      <w:pPr>
        <w:pStyle w:val="FirstParagraph"/>
        <w:rPr>
          <w:kern w:val="2"/>
          <w:lang w:val="en-US"/>
          <w14:ligatures w14:val="standardContextual"/>
        </w:rPr>
      </w:pPr>
      <w:r>
        <w:rPr>
          <w:b/>
          <w:bCs/>
        </w:rPr>
        <w:t>Agreement summary.</w:t>
      </w:r>
      <w:r>
        <w:t xml:space="preserve"> This Scope of Work identifies the parties, authorized phases, fees, schedule, client responsibilities, ownership terms, acceptance process, warranty period, and authorization requirements for the website transition, launch, and ownership handoff project.</w:t>
      </w:r>
    </w:p>
    <w:p w14:paraId="4845FADB" w14:textId="77777777" w:rsidR="00AD7453" w:rsidRDefault="00F14201">
      <w:pPr>
        <w:pStyle w:val="FirstParagraph"/>
      </w:pPr>
      <w:r>
        <w:t>This Scope of Work and Services Agreement is entered into by and between Costello Law Firm, PLLC and LG Studio LLC, a Washington limited liability company for the completion, launch, and transfer of the firm's website, subject to scope, responsibilities, fees, schedule, ownership terms, and general conditions set forth below.</w:t>
      </w:r>
    </w:p>
    <w:p w14:paraId="3FB5875D" w14:textId="77777777" w:rsidR="00AD7453" w:rsidRDefault="000441D6" w:rsidP="008F2DDF">
      <w:pPr>
        <w:pStyle w:val="BodyText"/>
        <w:ind w:left="720"/>
      </w:pPr>
      <w:r>
        <w:t>Client: Costello Law Firm, PLLC</w:t>
        <w:br/>
        <w:t>315 Fifth Avenue South</w:t>
        <w:br/>
        <w:t>Seattle, Washington 98104</w:t>
      </w:r>
    </w:p>
    <w:p w14:paraId="3216D287" w14:textId="77777777" w:rsidR="00AD7453" w:rsidRDefault="00F14201" w:rsidP="008F2DDF">
      <w:pPr>
        <w:pStyle w:val="BodyText"/>
        <w:ind w:left="720"/>
      </w:pPr>
      <w:r>
        <w:t>Studio: LG Studio LLC, a Washington limited liability company</w:t>
        <w:br/>
        <w:t>Seattle, Washington</w:t>
      </w:r>
      <w:r/>
    </w:p>
    <w:p w14:paraId="3097536B" w14:textId="77777777" w:rsidR="00AD7453" w:rsidRDefault="00F14201" w:rsidP="008F2DDF">
      <w:pPr>
        <w:pStyle w:val="BodyText"/>
        <w:ind w:left="720"/>
      </w:pPr>
      <w:r>
        <w:t>Reference: LG / CLF / SOW-01</w:t>
        <w:br/>
        <w:t>Issued 3 September 2026</w:t>
        <w:br/>
        <w:t>Revised 9 September 2026</w:t>
        <w:br/>
        <w:t>Valid for 14 days from revision</w:t>
      </w:r>
    </w:p>
    <w:p w14:paraId="38680990" w14:textId="77777777" w:rsidR="00E16A23" w:rsidRPr="00EA66B8" w:rsidRDefault="00E16A23">
      <w:pPr>
        <w:pStyle w:val="BodyText"/>
        <w:rPr>
          <w:color w:val="002060"/>
        </w:rPr>
      </w:pPr>
    </w:p>
    <w:p w14:paraId="0A439D0D" w14:textId="77777777" w:rsidR="00AD7453" w:rsidRPr="00EA66B8" w:rsidRDefault="00B72508" w:rsidP="006D4CF3">
      <w:pPr>
        <w:pStyle w:val="Heading2"/>
        <w:numPr>
          <w:ilvl w:val="0"/>
          <w:numId w:val="12"/>
        </w:numPr>
        <w:rPr>
          <w:b w:val="0"/>
          <w:bCs w:val="0"/>
          <w:color w:val="002060"/>
        </w:rPr>
      </w:pPr>
      <w:bookmarkStart w:id="1" w:name="purpose"/>
      <w:bookmarkEnd w:id="0"/>
      <w:r w:rsidRPr="00EA66B8">
        <w:rPr>
          <w:b w:val="0"/>
          <w:bCs w:val="0"/>
          <w:color w:val="002060"/>
        </w:rPr>
        <w:t>Purpose</w:t>
      </w:r>
    </w:p>
    <w:p w14:paraId="5EECB6FD" w14:textId="77777777" w:rsidR="00AD7453" w:rsidRDefault="00F14201">
      <w:pPr>
        <w:pStyle w:val="FirstParagraph"/>
      </w:pPr>
      <w:r>
        <w:t>Costello Law Firm has already invested in brand positioning, voice, messaging, approved website copy</w:t>
      </w:r>
      <w:r w:rsidR="00031105" w:rsidRPr="00031105">
        <w:t>,</w:t>
      </w:r>
      <w:r>
        <w:t xml:space="preserve"> and initial page design. That work is substantially complete and, in the Studio's assessment, </w:t>
      </w:r>
      <w:r w:rsidR="00031105" w:rsidRPr="00031105">
        <w:t>provides the foundation for this engagement</w:t>
      </w:r>
      <w:r>
        <w:t>.</w:t>
      </w:r>
    </w:p>
    <w:p w14:paraId="3A34FBC0" w14:textId="77777777" w:rsidR="00AD7453" w:rsidRDefault="00F14201">
      <w:pPr>
        <w:pStyle w:val="BodyText"/>
      </w:pPr>
      <w:r>
        <w:t>The Studio will take custody of the materials that are lawfully available to the firm, reconcile and complete the work, build and launch the site, and transfer ownership and control of Studio-created deliverables and firm-controlled accounts as described in this agreement.</w:t>
      </w:r>
    </w:p>
    <w:p w14:paraId="1DAAC78C" w14:textId="77777777" w:rsidR="00AD7453" w:rsidRDefault="002536DD">
      <w:pPr>
        <w:pStyle w:val="BodyText"/>
      </w:pPr>
      <w:bookmarkStart w:id="2" w:name="phase-a-website-transition-and-launch"/>
      <w:bookmarkEnd w:id="1"/>
      <w:r>
        <w:t>For clarity, this engagement does not include rebranding, discovery, or retainer-based services. It is a defined, fixed-fee project with a specified completion point and documented handoff. Existing materials supplied by the firm or a prior provider are accepted as-is and remain subject to their existing ownership and license terms.</w:t>
      </w:r>
    </w:p>
    <w:p w14:paraId="3BB614AF" w14:textId="77777777" w:rsidR="00AD7453" w:rsidRPr="00EA66B8" w:rsidRDefault="000441D6" w:rsidP="006D4CF3">
      <w:pPr>
        <w:pStyle w:val="Heading2"/>
        <w:numPr>
          <w:ilvl w:val="0"/>
          <w:numId w:val="12"/>
        </w:numPr>
        <w:rPr>
          <w:b w:val="0"/>
          <w:bCs w:val="0"/>
          <w:color w:val="002060"/>
        </w:rPr>
      </w:pPr>
      <w:r w:rsidRPr="00EA66B8">
        <w:rPr>
          <w:color w:val="002060"/>
        </w:rPr>
        <w:t>Phase</w:t>
      </w:r>
      <w:r w:rsidR="00F14201" w:rsidRPr="00EA66B8">
        <w:rPr>
          <w:color w:val="002060"/>
        </w:rPr>
        <w:t xml:space="preserve"> A</w:t>
      </w:r>
      <w:r w:rsidR="00F14201" w:rsidRPr="00EA66B8">
        <w:rPr>
          <w:b w:val="0"/>
          <w:bCs w:val="0"/>
          <w:color w:val="002060"/>
        </w:rPr>
        <w:t xml:space="preserve"> · Website </w:t>
      </w:r>
      <w:r w:rsidRPr="00EA66B8">
        <w:rPr>
          <w:b w:val="0"/>
          <w:bCs w:val="0"/>
          <w:color w:val="002060"/>
        </w:rPr>
        <w:t>Transition</w:t>
      </w:r>
      <w:r w:rsidR="00F14201" w:rsidRPr="00EA66B8">
        <w:rPr>
          <w:b w:val="0"/>
          <w:bCs w:val="0"/>
          <w:color w:val="002060"/>
        </w:rPr>
        <w:t xml:space="preserve"> and </w:t>
      </w:r>
      <w:r w:rsidRPr="00EA66B8">
        <w:rPr>
          <w:b w:val="0"/>
          <w:bCs w:val="0"/>
          <w:color w:val="002060"/>
        </w:rPr>
        <w:t>Launch</w:t>
      </w:r>
    </w:p>
    <w:p w14:paraId="53445AB6" w14:textId="77777777" w:rsidR="00AD7453" w:rsidRDefault="00F14201">
      <w:pPr>
        <w:pStyle w:val="FirstParagraph"/>
      </w:pPr>
      <w:r>
        <w:rPr>
          <w:b/>
          <w:bCs/>
        </w:rPr>
        <w:t>A1 · Secure.</w:t>
      </w:r>
      <w:r>
        <w:t xml:space="preserve"> Collection and inventory of all existing assets:</w:t>
      </w:r>
    </w:p>
    <w:p w14:paraId="0058C97E" w14:textId="77777777" w:rsidR="00AD7453" w:rsidRDefault="00F14201">
      <w:pPr>
        <w:pStyle w:val="Compact"/>
        <w:numPr>
          <w:ilvl w:val="0"/>
          <w:numId w:val="2"/>
        </w:numPr>
      </w:pPr>
      <w:r>
        <w:lastRenderedPageBreak/>
        <w:t>Domain registrar access and DNS control</w:t>
      </w:r>
    </w:p>
    <w:p w14:paraId="6936A44A" w14:textId="77777777" w:rsidR="00AD7453" w:rsidRDefault="00F14201">
      <w:pPr>
        <w:pStyle w:val="Compact"/>
        <w:numPr>
          <w:ilvl w:val="0"/>
          <w:numId w:val="2"/>
        </w:numPr>
      </w:pPr>
      <w:r>
        <w:t>Existing website platform credentials and hosting</w:t>
      </w:r>
    </w:p>
    <w:p w14:paraId="70498997" w14:textId="77777777" w:rsidR="00AD7453" w:rsidRDefault="00F14201">
      <w:pPr>
        <w:pStyle w:val="Compact"/>
        <w:numPr>
          <w:ilvl w:val="0"/>
          <w:numId w:val="2"/>
        </w:numPr>
      </w:pPr>
      <w:r>
        <w:t>Design source files, brand assets and identity files</w:t>
      </w:r>
    </w:p>
    <w:p w14:paraId="503064DC" w14:textId="77777777" w:rsidR="00AD7453" w:rsidRDefault="00F14201">
      <w:pPr>
        <w:pStyle w:val="Compact"/>
        <w:numPr>
          <w:ilvl w:val="0"/>
          <w:numId w:val="2"/>
        </w:numPr>
      </w:pPr>
      <w:r>
        <w:t>Final approved copy, content documents and imagery</w:t>
      </w:r>
    </w:p>
    <w:p w14:paraId="6B9A2143" w14:textId="77777777" w:rsidR="00AD7453" w:rsidRDefault="00F14201">
      <w:pPr>
        <w:pStyle w:val="Compact"/>
        <w:numPr>
          <w:ilvl w:val="0"/>
          <w:numId w:val="2"/>
        </w:numPr>
      </w:pPr>
      <w:r>
        <w:t>Third-party licenses in effect (fonts, imagery, plugins, platforms)</w:t>
      </w:r>
    </w:p>
    <w:p w14:paraId="12FB0346" w14:textId="77777777" w:rsidR="00AD7453" w:rsidRDefault="00F14201">
      <w:pPr>
        <w:pStyle w:val="Compact"/>
        <w:numPr>
          <w:ilvl w:val="0"/>
          <w:numId w:val="2"/>
        </w:numPr>
      </w:pPr>
      <w:r>
        <w:t>Written inventory of what was received, what is missing, what must be re-created, and any known ownership, licensing, transfer, or encumbrance issue affecting a supplied asset</w:t>
      </w:r>
    </w:p>
    <w:p w14:paraId="42B958B1" w14:textId="77777777" w:rsidR="00AD7453" w:rsidRDefault="00F14201">
      <w:pPr>
        <w:pStyle w:val="FirstParagraph"/>
      </w:pPr>
      <w:r>
        <w:rPr>
          <w:b/>
          <w:bCs/>
        </w:rPr>
        <w:t>A2 · Stabilize.</w:t>
      </w:r>
      <w:r>
        <w:t xml:space="preserve"> Reconciliation before any build:</w:t>
      </w:r>
    </w:p>
    <w:p w14:paraId="5B8C43FC" w14:textId="77777777" w:rsidR="00AD7453" w:rsidRDefault="00F14201">
      <w:pPr>
        <w:pStyle w:val="Compact"/>
        <w:numPr>
          <w:ilvl w:val="0"/>
          <w:numId w:val="3"/>
        </w:numPr>
      </w:pPr>
      <w:r>
        <w:t>Version reconciliation across copy, design and content documents</w:t>
      </w:r>
    </w:p>
    <w:p w14:paraId="2F18F18A" w14:textId="77777777" w:rsidR="00AD7453" w:rsidRDefault="00F14201">
      <w:pPr>
        <w:pStyle w:val="Compact"/>
        <w:numPr>
          <w:ilvl w:val="0"/>
          <w:numId w:val="3"/>
        </w:numPr>
      </w:pPr>
      <w:r>
        <w:rPr>
          <w:b/>
          <w:bCs/>
        </w:rPr>
        <w:t>Claim-verification ledger</w:t>
      </w:r>
      <w:r>
        <w:t xml:space="preserve"> covering years of experience, rankings, recognitions, memberships, teaching appointments, case counts and outcome statements, each with its source, for the firm's confirmation</w:t>
      </w:r>
    </w:p>
    <w:p w14:paraId="6AF7108C" w14:textId="77777777" w:rsidR="00AD7453" w:rsidRDefault="00F14201">
      <w:pPr>
        <w:pStyle w:val="Compact"/>
        <w:numPr>
          <w:ilvl w:val="0"/>
          <w:numId w:val="3"/>
        </w:numPr>
      </w:pPr>
      <w:r>
        <w:t>Definition and written sign-off of the launch page set</w:t>
      </w:r>
    </w:p>
    <w:p w14:paraId="2342CDC3" w14:textId="77777777" w:rsidR="00AD7453" w:rsidRDefault="00F14201">
      <w:pPr>
        <w:pStyle w:val="Compact"/>
        <w:numPr>
          <w:ilvl w:val="0"/>
          <w:numId w:val="3"/>
        </w:numPr>
      </w:pPr>
      <w:r>
        <w:t>Migration of the experience into firm-controlled infrastructure</w:t>
      </w:r>
    </w:p>
    <w:p w14:paraId="54DC71E7" w14:textId="77777777" w:rsidR="00AD7453" w:rsidRDefault="00F14201">
      <w:pPr>
        <w:pStyle w:val="FirstParagraph"/>
      </w:pPr>
      <w:r>
        <w:rPr>
          <w:b/>
          <w:bCs/>
        </w:rPr>
        <w:t>A3 · Build and launch.</w:t>
      </w:r>
      <w:r>
        <w:t xml:space="preserve"> Production of the launch set:</w:t>
      </w:r>
    </w:p>
    <w:p w14:paraId="280A905F" w14:textId="77777777" w:rsidR="00AD7453" w:rsidRDefault="00F14201">
      <w:pPr>
        <w:pStyle w:val="Compact"/>
        <w:numPr>
          <w:ilvl w:val="0"/>
          <w:numId w:val="4"/>
        </w:numPr>
      </w:pPr>
      <w:r>
        <w:t>Six launch pages: Home, About, Attorneys, Practice Areas (one overview page), FAQs, and Contact / Consultation</w:t>
      </w:r>
    </w:p>
    <w:p w14:paraId="3851641B" w14:textId="77777777" w:rsidR="00AD7453" w:rsidRDefault="00F14201">
      <w:pPr>
        <w:pStyle w:val="Compact"/>
        <w:numPr>
          <w:ilvl w:val="0"/>
          <w:numId w:val="4"/>
        </w:numPr>
      </w:pPr>
      <w:r>
        <w:t>Responsive implementation across desktop, tablet and mobile</w:t>
      </w:r>
    </w:p>
    <w:p w14:paraId="257A2040" w14:textId="77777777" w:rsidR="00AD7453" w:rsidRDefault="00F14201">
      <w:pPr>
        <w:pStyle w:val="Compact"/>
        <w:numPr>
          <w:ilvl w:val="0"/>
          <w:numId w:val="4"/>
        </w:numPr>
      </w:pPr>
      <w:r>
        <w:t>Design of pages not currently covered by existing comps, in the established visual system</w:t>
      </w:r>
    </w:p>
    <w:p w14:paraId="5933F2D1" w14:textId="77777777" w:rsidR="00AD7453" w:rsidRDefault="00F14201">
      <w:pPr>
        <w:pStyle w:val="Compact"/>
        <w:numPr>
          <w:ilvl w:val="0"/>
          <w:numId w:val="4"/>
        </w:numPr>
      </w:pPr>
      <w:r>
        <w:t>Consultation request form with delivery and confirmation</w:t>
      </w:r>
    </w:p>
    <w:p w14:paraId="38F72547" w14:textId="77777777" w:rsidR="00AD7453" w:rsidRDefault="00F14201">
      <w:pPr>
        <w:pStyle w:val="Compact"/>
        <w:numPr>
          <w:ilvl w:val="0"/>
          <w:numId w:val="4"/>
        </w:numPr>
      </w:pPr>
      <w:r>
        <w:t>Foundational technical SEO: titles, meta descriptions, headings, sitemap, schema, indexation</w:t>
      </w:r>
    </w:p>
    <w:p w14:paraId="7C5DD71A" w14:textId="77777777" w:rsidR="00AD7453" w:rsidRDefault="00F14201">
      <w:pPr>
        <w:pStyle w:val="Compact"/>
        <w:numPr>
          <w:ilvl w:val="0"/>
          <w:numId w:val="4"/>
        </w:numPr>
      </w:pPr>
      <w:r>
        <w:t>Analytics and search console configuration in firm-owned accounts</w:t>
      </w:r>
    </w:p>
    <w:p w14:paraId="3711F722" w14:textId="77777777" w:rsidR="00AD7453" w:rsidRDefault="00F14201">
      <w:pPr>
        <w:pStyle w:val="Compact"/>
        <w:numPr>
          <w:ilvl w:val="0"/>
          <w:numId w:val="4"/>
        </w:numPr>
      </w:pPr>
      <w:r>
        <w:t>Accessibility and performance baseline review</w:t>
      </w:r>
    </w:p>
    <w:p w14:paraId="4742A267" w14:textId="77777777" w:rsidR="00AD7453" w:rsidRDefault="00F14201">
      <w:pPr>
        <w:pStyle w:val="Compact"/>
        <w:numPr>
          <w:ilvl w:val="0"/>
          <w:numId w:val="4"/>
        </w:numPr>
      </w:pPr>
      <w:r>
        <w:t>Cross-browser and cross-device quality assurance</w:t>
      </w:r>
    </w:p>
    <w:p w14:paraId="625D1518" w14:textId="77777777" w:rsidR="00AD7453" w:rsidRDefault="00F14201">
      <w:pPr>
        <w:pStyle w:val="Compact"/>
        <w:numPr>
          <w:ilvl w:val="0"/>
          <w:numId w:val="4"/>
        </w:numPr>
      </w:pPr>
      <w:r>
        <w:t>Launch, DNS cutover and post-launch verification</w:t>
      </w:r>
    </w:p>
    <w:p w14:paraId="27FF2518" w14:textId="77777777" w:rsidR="00AD7453" w:rsidRDefault="00F14201">
      <w:pPr>
        <w:pStyle w:val="Compact"/>
        <w:numPr>
          <w:ilvl w:val="0"/>
          <w:numId w:val="4"/>
        </w:numPr>
      </w:pPr>
      <w:r>
        <w:t>Written handoff: credentials, accounts, source files, licenses and administration guide</w:t>
      </w:r>
    </w:p>
    <w:p w14:paraId="023EC85D" w14:textId="77777777" w:rsidR="00AD7453" w:rsidRDefault="00F14201">
      <w:pPr>
        <w:pStyle w:val="FirstParagraph"/>
      </w:pPr>
      <w:r>
        <w:rPr>
          <w:b/>
          <w:bCs/>
        </w:rPr>
        <w:t>Revisions.</w:t>
      </w:r>
      <w:r>
        <w:t xml:space="preserve"> Two rounds of revision per page are included, within the review windows described in section 05. Additional rounds are available and quoted before the work is done.</w:t>
      </w:r>
    </w:p>
    <w:p w14:paraId="3D994591" w14:textId="77777777" w:rsidR="006D4CF3" w:rsidRPr="006D4CF3" w:rsidRDefault="006D4CF3" w:rsidP="006D4CF3">
      <w:pPr>
        <w:pStyle w:val="BodyText"/>
      </w:pP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sidRPr="00EA66B8">
        <w:rPr>
          <w:color w:val="002060"/>
        </w:rPr>
        <w:t>Phase B</w:t>
      </w:r>
      <w:r w:rsidRPr="00EA66B8">
        <w:rPr>
          <w:b w:val="0"/>
          <w:bCs w:val="0"/>
          <w:color w:val="002060"/>
        </w:rPr>
        <w:t xml:space="preserve"> · Referral Letter Campaign Optional, Separate Authorization</w:t>
      </w:r>
    </w:p>
    <w:p w14:paraId="18D6C2CB" w14:textId="77777777" w:rsidR="00AD7453" w:rsidRDefault="00F14201">
      <w:pPr>
        <w:pStyle w:val="FirstParagraph"/>
      </w:pPr>
      <w:r>
        <w:t>Quoted separately so that it can be authorized, deferred or declined independently of Phase A.</w:t>
      </w:r>
    </w:p>
    <w:p w14:paraId="01FBB4CD" w14:textId="77777777" w:rsidR="00AD7453" w:rsidRDefault="00F14201">
      <w:pPr>
        <w:pStyle w:val="Compact"/>
        <w:numPr>
          <w:ilvl w:val="0"/>
          <w:numId w:val="5"/>
        </w:numPr>
      </w:pPr>
      <w:r>
        <w:t>Completion and finalization of the five referral letters</w:t>
      </w:r>
    </w:p>
    <w:p w14:paraId="3053C1CA" w14:textId="77777777" w:rsidR="00AD7453" w:rsidRDefault="00F14201">
      <w:pPr>
        <w:pStyle w:val="Compact"/>
        <w:numPr>
          <w:ilvl w:val="0"/>
          <w:numId w:val="5"/>
        </w:numPr>
      </w:pPr>
      <w:r>
        <w:t>Announcement letter for the expanded team</w:t>
      </w:r>
    </w:p>
    <w:p w14:paraId="183E2766" w14:textId="77777777" w:rsidR="00AD7453" w:rsidRDefault="00F14201">
      <w:pPr>
        <w:pStyle w:val="Compact"/>
        <w:numPr>
          <w:ilvl w:val="0"/>
          <w:numId w:val="5"/>
        </w:numPr>
      </w:pPr>
      <w:r>
        <w:lastRenderedPageBreak/>
        <w:t>Coordination with print and mailing vendors, including specification and proofing</w:t>
      </w:r>
    </w:p>
    <w:p w14:paraId="237A2356" w14:textId="77777777" w:rsidR="00AD7453" w:rsidRDefault="00F14201">
      <w:pPr>
        <w:pStyle w:val="Compact"/>
        <w:numPr>
          <w:ilvl w:val="0"/>
          <w:numId w:val="5"/>
        </w:numPr>
      </w:pPr>
      <w:r>
        <w:t>Mailing list preparation support and send coordination</w:t>
      </w:r>
    </w:p>
    <w:p w14:paraId="1FAA6553" w14:textId="77777777" w:rsidR="00AD7453" w:rsidRDefault="00F14201">
      <w:pPr>
        <w:pStyle w:val="Compact"/>
        <w:numPr>
          <w:ilvl w:val="0"/>
          <w:numId w:val="5"/>
        </w:numPr>
      </w:pPr>
      <w:r>
        <w:t>Alignment of letter content with the launched website</w:t>
      </w:r>
    </w:p>
    <w:p w14:paraId="66FDD4C7" w14:textId="77777777" w:rsidR="00AD7453" w:rsidRDefault="00F14201">
      <w:pPr>
        <w:pStyle w:val="FirstParagraph"/>
      </w:pPr>
      <w:r>
        <w:rPr>
          <w:b/>
          <w:bCs/>
        </w:rPr>
        <w:t>Third-party costs.</w:t>
      </w:r>
      <w:r>
        <w:t xml:space="preserve"> Printing, stationery, postage, mailing house fees and any purchased lists are billed at cost with prior written approval, and are not included in the fee below.</w:t>
      </w:r>
    </w:p>
    <w:p w14:paraId="32D8B5E7" w14:textId="77777777" w:rsidR="00AD7453" w:rsidRPr="00EA66B8" w:rsidRDefault="00F14201" w:rsidP="00864252">
      <w:pPr>
        <w:pStyle w:val="Heading2"/>
        <w:numPr>
          <w:ilvl w:val="0"/>
          <w:numId w:val="12"/>
        </w:numPr>
        <w:rPr>
          <w:b w:val="0"/>
          <w:bCs w:val="0"/>
          <w:color w:val="002060"/>
        </w:rPr>
      </w:pPr>
      <w:bookmarkStart w:id="4" w:name="not-included"/>
      <w:bookmarkEnd w:id="3"/>
      <w:r w:rsidRPr="00EA66B8">
        <w:rPr>
          <w:b w:val="0"/>
          <w:bCs w:val="0"/>
          <w:color w:val="002060"/>
        </w:rPr>
        <w:t>Not included</w:t>
      </w:r>
    </w:p>
    <w:p w14:paraId="3EC73011" w14:textId="77777777" w:rsidR="00AD7453" w:rsidRDefault="00F14201">
      <w:pPr>
        <w:pStyle w:val="FirstParagraph"/>
      </w:pPr>
      <w:r>
        <w:t>The following are outside this Scope of Work. Each can be quoted separately.</w:t>
      </w:r>
    </w:p>
    <w:p w14:paraId="7A8BCB26" w14:textId="77777777" w:rsidR="00AD7453" w:rsidRDefault="00F14201">
      <w:pPr>
        <w:pStyle w:val="Compact"/>
        <w:numPr>
          <w:ilvl w:val="0"/>
          <w:numId w:val="6"/>
        </w:numPr>
      </w:pPr>
      <w:r>
        <w:t>Additional pages beyond the six named in A3, including individual practice-area, service, matter, industry, or situation pages</w:t>
      </w:r>
    </w:p>
    <w:p w14:paraId="5FFD5BE0" w14:textId="77777777" w:rsidR="00AD7453" w:rsidRDefault="00F14201">
      <w:pPr>
        <w:pStyle w:val="Compact"/>
        <w:numPr>
          <w:ilvl w:val="0"/>
          <w:numId w:val="6"/>
        </w:numPr>
      </w:pPr>
      <w:r>
        <w:t>Ongoing content production, blogging or newsletter programs</w:t>
      </w:r>
    </w:p>
    <w:p w14:paraId="15BA8FF2" w14:textId="77777777" w:rsidR="00AD7453" w:rsidRDefault="00F14201">
      <w:pPr>
        <w:pStyle w:val="Compact"/>
        <w:numPr>
          <w:ilvl w:val="0"/>
          <w:numId w:val="6"/>
        </w:numPr>
      </w:pPr>
      <w:r>
        <w:t>Paid media, advertising placement or media buying</w:t>
      </w:r>
    </w:p>
    <w:p w14:paraId="3130FC26" w14:textId="77777777" w:rsidR="00AD7453" w:rsidRDefault="00F14201">
      <w:pPr>
        <w:pStyle w:val="Compact"/>
        <w:numPr>
          <w:ilvl w:val="0"/>
          <w:numId w:val="6"/>
        </w:numPr>
      </w:pPr>
      <w:r>
        <w:t>Photography, videography and illustration</w:t>
      </w:r>
    </w:p>
    <w:p w14:paraId="3F46115A" w14:textId="77777777" w:rsidR="00AD7453" w:rsidRDefault="00F14201">
      <w:pPr>
        <w:pStyle w:val="Compact"/>
        <w:numPr>
          <w:ilvl w:val="0"/>
          <w:numId w:val="6"/>
        </w:numPr>
      </w:pPr>
      <w:r>
        <w:t>Rebranding, new identity design or logo work</w:t>
      </w:r>
    </w:p>
    <w:p w14:paraId="7E147179" w14:textId="77777777" w:rsidR="00AD7453" w:rsidRDefault="00F14201">
      <w:pPr>
        <w:pStyle w:val="Compact"/>
        <w:numPr>
          <w:ilvl w:val="0"/>
          <w:numId w:val="6"/>
        </w:numPr>
      </w:pPr>
      <w:r>
        <w:t>Case management, intake or CRM software selection and integration</w:t>
      </w:r>
    </w:p>
    <w:p w14:paraId="71522F9B" w14:textId="77777777" w:rsidR="00AD7453" w:rsidRDefault="00F14201">
      <w:pPr>
        <w:pStyle w:val="Compact"/>
        <w:numPr>
          <w:ilvl w:val="0"/>
          <w:numId w:val="6"/>
        </w:numPr>
      </w:pPr>
      <w:r>
        <w:t>Ongoing maintenance, hosting management or support after the warranty period in section 09</w:t>
      </w:r>
    </w:p>
    <w:p w14:paraId="78F948DD" w14:textId="77777777" w:rsidR="00AD7453" w:rsidRDefault="00F14201">
      <w:pPr>
        <w:pStyle w:val="Compact"/>
        <w:numPr>
          <w:ilvl w:val="0"/>
          <w:numId w:val="6"/>
        </w:numPr>
      </w:pPr>
      <w:r>
        <w:t>Legal review of website content or advertising compliance</w:t>
      </w:r>
    </w:p>
    <w:p w14:paraId="0E6D345C" w14:textId="77777777" w:rsidR="00AD7453" w:rsidRPr="00EA66B8" w:rsidRDefault="00F14201" w:rsidP="0019112C">
      <w:pPr>
        <w:pStyle w:val="Heading2"/>
        <w:numPr>
          <w:ilvl w:val="0"/>
          <w:numId w:val="12"/>
        </w:numPr>
        <w:rPr>
          <w:b w:val="0"/>
          <w:bCs w:val="0"/>
          <w:color w:val="002060"/>
        </w:rPr>
      </w:pPr>
      <w:bookmarkStart w:id="5" w:name="client-responsibilities"/>
      <w:bookmarkEnd w:id="4"/>
      <w:r w:rsidRPr="00EA66B8">
        <w:rPr>
          <w:b w:val="0"/>
          <w:bCs w:val="0"/>
          <w:color w:val="002060"/>
        </w:rPr>
        <w:t>Client responsibilities</w:t>
      </w:r>
    </w:p>
    <w:p w14:paraId="0E7E5A75" w14:textId="77777777" w:rsidR="00AD7453" w:rsidRDefault="00F14201">
      <w:pPr>
        <w:pStyle w:val="FirstParagraph"/>
      </w:pPr>
      <w:r>
        <w:t>The schedule in section 06 assumes the following. Delay in any of them extends the schedule by the period of delay.</w:t>
      </w:r>
    </w:p>
    <w:p w14:paraId="2060F45A" w14:textId="77777777" w:rsidR="00AD7453" w:rsidRDefault="00F14201">
      <w:pPr>
        <w:pStyle w:val="Compact"/>
        <w:numPr>
          <w:ilvl w:val="0"/>
          <w:numId w:val="7"/>
        </w:numPr>
      </w:pPr>
      <w:r>
        <w:rPr>
          <w:b/>
          <w:bCs/>
        </w:rPr>
        <w:t>Access.</w:t>
      </w:r>
      <w:r>
        <w:t xml:space="preserve"> Delivery of all items listed in A1, or written confirmation that an item cannot be obtained.</w:t>
      </w:r>
    </w:p>
    <w:p w14:paraId="428ADCDD" w14:textId="77777777" w:rsidR="00AD7453" w:rsidRDefault="00F14201">
      <w:pPr>
        <w:pStyle w:val="Compact"/>
        <w:numPr>
          <w:ilvl w:val="0"/>
          <w:numId w:val="7"/>
        </w:numPr>
      </w:pPr>
      <w:r>
        <w:rPr>
          <w:b/>
          <w:bCs/>
        </w:rPr>
        <w:t>One approver.</w:t>
      </w:r>
      <w:r>
        <w:t xml:space="preserve"> A single individual authorized to consolidate feedback and give binding approval.</w:t>
      </w:r>
    </w:p>
    <w:p w14:paraId="6447DEA7" w14:textId="77777777" w:rsidR="00AD7453" w:rsidRDefault="00F14201">
      <w:pPr>
        <w:pStyle w:val="Compact"/>
        <w:numPr>
          <w:ilvl w:val="0"/>
          <w:numId w:val="7"/>
        </w:numPr>
      </w:pPr>
      <w:r>
        <w:rPr>
          <w:b/>
          <w:bCs/>
        </w:rPr>
        <w:t>Reviews within two business days.</w:t>
      </w:r>
      <w:r>
        <w:t xml:space="preserve"> Written feedback on each deliverable within two business days of receipt.</w:t>
      </w:r>
    </w:p>
    <w:p w14:paraId="34359ABD" w14:textId="77777777" w:rsidR="00AD7453" w:rsidRDefault="00F14201">
      <w:pPr>
        <w:pStyle w:val="Compact"/>
        <w:numPr>
          <w:ilvl w:val="0"/>
          <w:numId w:val="7"/>
        </w:numPr>
      </w:pPr>
      <w:r>
        <w:rPr>
          <w:b/>
          <w:bCs/>
        </w:rPr>
        <w:t>Fact verification.</w:t>
      </w:r>
      <w:r>
        <w:t xml:space="preserve"> Confirmation of the claim-verification ledger described in A2. Content is not published until the ledger is confirmed in writing.</w:t>
      </w:r>
    </w:p>
    <w:p w14:paraId="077E17FC" w14:textId="77777777" w:rsidR="00AD7453" w:rsidRDefault="00F14201">
      <w:pPr>
        <w:pStyle w:val="Compact"/>
        <w:numPr>
          <w:ilvl w:val="0"/>
          <w:numId w:val="7"/>
        </w:numPr>
      </w:pPr>
      <w:r>
        <w:rPr>
          <w:b/>
          <w:bCs/>
        </w:rPr>
        <w:t>Content and imagery.</w:t>
      </w:r>
      <w:r>
        <w:t xml:space="preserve"> Any content, photography or documents the firm wishes to include that are not already in the existing package.</w:t>
      </w:r>
    </w:p>
    <w:p>
      <w:pPr>
        <w:pStyle w:val="Compact"/>
      </w:pPr>
      <w:r>
        <w:t>Asset authority. The firm will identify any supplied material that is subject to a third-party ownership, license, attribution, or use restriction. The Studio will flag apparent inconsistencies or encumbrances it discovers, but does not warrant title to pre-existing or third-party materials supplied by the firm.</w:t>
      </w:r>
    </w:p>
    <w:p w14:paraId="0B6AD16D" w14:textId="77777777" w:rsidR="00AD7453" w:rsidRDefault="00F14201">
      <w:pPr>
        <w:pStyle w:val="FirstParagraph"/>
      </w:pPr>
      <w:r>
        <w:rPr>
          <w:b/>
          <w:bCs/>
        </w:rPr>
        <w:t>Professional responsibility.</w:t>
      </w:r>
      <w:r>
        <w:t xml:space="preserve"> The firm is solely responsible for the accuracy of all statements about its lawyers, experience, results and recognitions, and for compliance with the Washington Rules of Professional Conduct governing lawyer advertising and communications. The Studio will assemble the verification ledger and flag anything that appears inconsistent, but does not provide legal or advertising-compliance advice.</w:t>
      </w:r>
    </w:p>
    <w:p w14:paraId="1BF102E3" w14:textId="77777777" w:rsidR="00AD7453" w:rsidRPr="00470322" w:rsidRDefault="00F14201" w:rsidP="00EC68B8">
      <w:pPr>
        <w:pStyle w:val="Heading2"/>
        <w:numPr>
          <w:ilvl w:val="0"/>
          <w:numId w:val="12"/>
        </w:numPr>
        <w:rPr>
          <w:b w:val="0"/>
          <w:bCs w:val="0"/>
          <w:color w:val="002060"/>
        </w:rPr>
      </w:pPr>
      <w:bookmarkStart w:id="6" w:name="schedule"/>
      <w:bookmarkEnd w:id="5"/>
      <w:r w:rsidRPr="00470322">
        <w:rPr>
          <w:b w:val="0"/>
          <w:bCs w:val="0"/>
          <w:color w:val="002060"/>
        </w:rPr>
        <w:lastRenderedPageBreak/>
        <w:t>Schedule</w:t>
      </w:r>
    </w:p>
    <w:p w14:paraId="08089277" w14:textId="77777777" w:rsidR="00864252" w:rsidRDefault="00864252">
      <w:pPr>
        <w:pStyle w:val="BodyText"/>
        <w:rPr>
          <w:kern w:val="2"/>
          <w:lang w:val="en-US"/>
          <w14:ligatures w14:val="standardContextual"/>
        </w:rPr>
      </w:pPr>
      <w:r>
        <w:t>Schedule assumptions. Work may begin upon execution of the agreement and receipt of the initial Phase A payment. The three-week target launch schedule begins on the Access Complete Date, defined below. The Studio may perform non-dependent work before that date. Missing access, source materials, prior-provider cooperation, or delayed client review extends only the affected milestones by the period reasonably caused by the delay.</w:t>
      </w:r>
    </w:p>
    <w:p w14:paraId="4BE78418" w14:textId="77777777" w:rsidR="006D4CF3" w:rsidRPr="006D4CF3" w:rsidRDefault="006D4CF3" w:rsidP="006D4CF3">
      <w:pPr>
        <w:pStyle w:val="BodyText"/>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5"/>
        <w:gridCol w:w="8175"/>
      </w:tblGrid>
      <w:tr w:rsidR="00AD7453" w14:paraId="205E6999" w14:textId="77777777" w:rsidTr="008F2DDF">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shd w:val="clear" w:color="auto" w:fill="D9D9D9" w:themeFill="background1" w:themeFillShade="D9"/>
          </w:tcPr>
          <w:p w14:paraId="0BC374A6" w14:textId="77777777" w:rsidR="00AD7453" w:rsidRPr="00F809E7" w:rsidRDefault="00F14201">
            <w:pPr>
              <w:pStyle w:val="Compact"/>
              <w:rPr>
                <w:b/>
                <w:bCs/>
              </w:rPr>
            </w:pPr>
            <w:r w:rsidRPr="00F809E7">
              <w:rPr>
                <w:b/>
                <w:bCs/>
              </w:rPr>
              <w:t>Gate</w:t>
            </w:r>
          </w:p>
        </w:tc>
        <w:tc>
          <w:tcPr>
            <w:tcW w:w="8388" w:type="dxa"/>
            <w:tcBorders>
              <w:bottom w:val="none" w:sz="0" w:space="0" w:color="auto"/>
            </w:tcBorders>
            <w:shd w:val="clear" w:color="auto" w:fill="D9D9D9" w:themeFill="background1" w:themeFillShade="D9"/>
          </w:tcPr>
          <w:p w14:paraId="645EB54E" w14:textId="77777777" w:rsidR="00AD7453" w:rsidRPr="00F809E7" w:rsidRDefault="00F14201" w:rsidP="00F809E7">
            <w:pPr>
              <w:pStyle w:val="Compact"/>
              <w:rPr>
                <w:b/>
                <w:bCs/>
              </w:rPr>
            </w:pPr>
            <w:r w:rsidRPr="00F809E7">
              <w:rPr>
                <w:b/>
                <w:bCs/>
              </w:rPr>
              <w:t>Milestone</w:t>
            </w:r>
          </w:p>
        </w:tc>
      </w:tr>
      <w:tr w:rsidR="00AD7453" w14:paraId="6FDE0DCD" w14:textId="77777777" w:rsidTr="00470322">
        <w:tc>
          <w:tcPr>
            <w:tcW w:w="1188" w:type="dxa"/>
            <w:vAlign w:val="center"/>
          </w:tcPr>
          <w:p>
            <w:r>
              <w:t>Project start</w:t>
            </w:r>
          </w:p>
        </w:tc>
        <w:tc>
          <w:tcPr>
            <w:tcW w:w="8388" w:type="dxa"/>
          </w:tcPr>
          <w:p>
            <w:r>
              <w:t>Agreement executed and initial Phase A payment received. The Studio may begin all work that does not depend on missing access or prior-provider materials.</w:t>
            </w:r>
          </w:p>
        </w:tc>
      </w:tr>
      <w:tr>
        <w:tc>
          <w:tcPr>
            <w:tcW w:type="dxa" w:w="1175"/>
          </w:tcPr>
          <w:p>
            <w:r>
              <w:t>Access Complete Date</w:t>
            </w:r>
          </w:p>
        </w:tc>
        <w:tc>
          <w:tcPr>
            <w:tcW w:type="dxa" w:w="8175"/>
          </w:tcPr>
          <w:p>
            <w:r>
              <w:t>Required access and source handoff received, or the firm confirms in writing that specific items cannot be obtained and authorizes the Studio to proceed without them. The three-week target launch clock begins on this date.</w:t>
            </w:r>
          </w:p>
        </w:tc>
      </w:tr>
      <w:tr w:rsidR="00AD7453" w14:paraId="0F698E39" w14:textId="77777777" w:rsidTr="00F809E7">
        <w:tc>
          <w:tcPr>
            <w:tcW w:w="1188" w:type="dxa"/>
          </w:tcPr>
          <w:p w14:paraId="34C45940" w14:textId="77777777" w:rsidR="00AD7453" w:rsidRPr="00F809E7" w:rsidRDefault="00F14201" w:rsidP="00F061CD">
            <w:pPr>
              <w:pStyle w:val="Compact"/>
              <w:rPr>
                <w:sz w:val="22"/>
                <w:szCs w:val="22"/>
              </w:rPr>
            </w:pPr>
            <w:r w:rsidRPr="00F809E7">
              <w:rPr>
                <w:sz w:val="22"/>
                <w:szCs w:val="22"/>
              </w:rPr>
              <w:t>48 hours</w:t>
            </w:r>
          </w:p>
        </w:tc>
        <w:tc>
          <w:tcPr>
            <w:tcW w:w="8388" w:type="dxa"/>
            <w:vAlign w:val="center"/>
          </w:tcPr>
          <w:p w14:paraId="6BA0B5C1" w14:textId="77777777" w:rsidR="00AD7453" w:rsidRPr="00F809E7" w:rsidRDefault="00F14201" w:rsidP="00F809E7">
            <w:pPr>
              <w:pStyle w:val="Compact"/>
              <w:rPr>
                <w:sz w:val="22"/>
                <w:szCs w:val="22"/>
              </w:rPr>
            </w:pPr>
            <w:r w:rsidRPr="00F809E7">
              <w:rPr>
                <w:sz w:val="22"/>
                <w:szCs w:val="22"/>
              </w:rPr>
              <w:t>Inventory delivered, gaps identified, launch page set locked in writing.</w:t>
            </w:r>
          </w:p>
        </w:tc>
      </w:tr>
      <w:tr w:rsidR="00AD7453" w14:paraId="3DC06ED2" w14:textId="77777777" w:rsidTr="00F809E7">
        <w:tc>
          <w:tcPr>
            <w:tcW w:w="1188" w:type="dxa"/>
          </w:tcPr>
          <w:p w14:paraId="5F81E3C4" w14:textId="77777777" w:rsidR="00F809E7" w:rsidRPr="00F809E7" w:rsidRDefault="00F809E7" w:rsidP="00F061CD">
            <w:pPr>
              <w:pStyle w:val="Compact"/>
              <w:rPr>
                <w:sz w:val="22"/>
                <w:szCs w:val="22"/>
              </w:rPr>
            </w:pPr>
          </w:p>
          <w:p w14:paraId="150BC5D9" w14:textId="77777777" w:rsidR="00AD7453" w:rsidRPr="00F809E7" w:rsidRDefault="00F14201" w:rsidP="00F061CD">
            <w:pPr>
              <w:pStyle w:val="Compact"/>
              <w:rPr>
                <w:sz w:val="22"/>
                <w:szCs w:val="22"/>
              </w:rPr>
            </w:pPr>
            <w:r w:rsidRPr="00F809E7">
              <w:rPr>
                <w:sz w:val="22"/>
                <w:szCs w:val="22"/>
              </w:rPr>
              <w:t>Week 1</w:t>
            </w:r>
          </w:p>
        </w:tc>
        <w:tc>
          <w:tcPr>
            <w:tcW w:w="8388" w:type="dxa"/>
          </w:tcPr>
          <w:p w14:paraId="7FB1E208" w14:textId="77777777" w:rsidR="00F809E7" w:rsidRPr="00F809E7" w:rsidRDefault="00F809E7">
            <w:pPr>
              <w:pStyle w:val="Compact"/>
              <w:rPr>
                <w:sz w:val="22"/>
                <w:szCs w:val="22"/>
              </w:rPr>
            </w:pPr>
          </w:p>
          <w:p w14:paraId="663942B1" w14:textId="77777777" w:rsidR="00AD7453" w:rsidRPr="00F809E7" w:rsidRDefault="00F14201">
            <w:pPr>
              <w:pStyle w:val="Compact"/>
              <w:rPr>
                <w:sz w:val="22"/>
                <w:szCs w:val="22"/>
              </w:rPr>
            </w:pPr>
            <w:r w:rsidRPr="00F809E7">
              <w:rPr>
                <w:sz w:val="22"/>
                <w:szCs w:val="22"/>
              </w:rPr>
              <w:t>Build and responsive system, including design of pages not currently comped.</w:t>
            </w:r>
          </w:p>
        </w:tc>
      </w:tr>
      <w:tr w:rsidR="00AD7453" w14:paraId="5B4D9644" w14:textId="77777777" w:rsidTr="00F809E7">
        <w:tc>
          <w:tcPr>
            <w:tcW w:w="1188" w:type="dxa"/>
          </w:tcPr>
          <w:p w14:paraId="1A68450F" w14:textId="77777777" w:rsidR="00AD7453" w:rsidRPr="00F809E7" w:rsidRDefault="00F14201" w:rsidP="00F061CD">
            <w:pPr>
              <w:pStyle w:val="Compact"/>
              <w:rPr>
                <w:sz w:val="22"/>
                <w:szCs w:val="22"/>
              </w:rPr>
            </w:pPr>
            <w:r w:rsidRPr="00F809E7">
              <w:rPr>
                <w:sz w:val="22"/>
                <w:szCs w:val="22"/>
              </w:rPr>
              <w:t>Week 2</w:t>
            </w:r>
          </w:p>
        </w:tc>
        <w:tc>
          <w:tcPr>
            <w:tcW w:w="8388" w:type="dxa"/>
          </w:tcPr>
          <w:p w14:paraId="2D2E10F7" w14:textId="77777777" w:rsidR="00AD7453" w:rsidRPr="00F809E7" w:rsidRDefault="00F14201">
            <w:pPr>
              <w:pStyle w:val="Compact"/>
              <w:rPr>
                <w:sz w:val="22"/>
                <w:szCs w:val="22"/>
              </w:rPr>
            </w:pPr>
            <w:r w:rsidRPr="00F809E7">
              <w:rPr>
                <w:sz w:val="22"/>
                <w:szCs w:val="22"/>
              </w:rPr>
              <w:t>Quality assurance, revision rounds, approvals.</w:t>
            </w:r>
          </w:p>
        </w:tc>
      </w:tr>
      <w:tr w:rsidR="00AD7453" w14:paraId="33EC4064" w14:textId="77777777" w:rsidTr="00F809E7">
        <w:tc>
          <w:tcPr>
            <w:tcW w:w="1188" w:type="dxa"/>
          </w:tcPr>
          <w:p w14:paraId="4A8A93EE" w14:textId="77777777" w:rsidR="00AD7453" w:rsidRPr="00F809E7" w:rsidRDefault="00F14201" w:rsidP="00F061CD">
            <w:pPr>
              <w:pStyle w:val="Compact"/>
              <w:rPr>
                <w:sz w:val="22"/>
                <w:szCs w:val="22"/>
              </w:rPr>
            </w:pPr>
            <w:r w:rsidRPr="00F809E7">
              <w:rPr>
                <w:sz w:val="22"/>
                <w:szCs w:val="22"/>
              </w:rPr>
              <w:t>Week 3</w:t>
            </w:r>
          </w:p>
        </w:tc>
        <w:tc>
          <w:tcPr>
            <w:tcW w:w="8388" w:type="dxa"/>
          </w:tcPr>
          <w:p w14:paraId="4159FA83" w14:textId="77777777" w:rsidR="00AD7453" w:rsidRPr="00F809E7" w:rsidRDefault="00F14201">
            <w:pPr>
              <w:pStyle w:val="Compact"/>
              <w:rPr>
                <w:sz w:val="22"/>
                <w:szCs w:val="22"/>
              </w:rPr>
            </w:pPr>
            <w:r w:rsidRPr="00F809E7">
              <w:rPr>
                <w:sz w:val="22"/>
                <w:szCs w:val="22"/>
              </w:rPr>
              <w:t>Launch, DNS cutover, verification, and written ownership handoff.</w:t>
            </w:r>
          </w:p>
        </w:tc>
      </w:tr>
    </w:tbl>
    <w:p w14:paraId="096F1D24" w14:textId="77777777" w:rsidR="00AD7453" w:rsidRDefault="00F14201">
      <w:pPr>
        <w:pStyle w:val="BodyText"/>
      </w:pPr>
      <w:r>
        <w:t>Target schedule: three weeks from the Access Complete Date. This is a target based on the assumptions above; dates move for client-caused delay, prior-provider delay, third-party platform or vendor delay, force majeure, or approved scope changes.</w:t>
      </w:r>
    </w:p>
    <w:p w14:paraId="06BD9545" w14:textId="77777777" w:rsidR="00AD7453" w:rsidRDefault="00F14201">
      <w:pPr>
        <w:pStyle w:val="BodyText"/>
      </w:pPr>
      <w:r>
        <w:t>Source file risk. If existing design source files cannot be released by the prior provider, the Studio may continue using assets the firm is legally entitled to provide and may propose reconstruction from PDF or published output. The Studio will identify the additional effort and any schedule or fee effect in writing before performing material reconstruction work. No additional-fee reconstruction will proceed without written approval.</w:t>
      </w:r>
    </w:p>
    <w:p w14:paraId="32142B78" w14:textId="77777777" w:rsidR="005164A9" w:rsidRDefault="005164A9">
      <w:pPr>
        <w:pStyle w:val="BodyText"/>
      </w:pPr>
    </w:p>
    <w:p w14:paraId="58062973" w14:textId="77777777" w:rsidR="00AD7453" w:rsidRDefault="00F14201" w:rsidP="00F061CD">
      <w:pPr>
        <w:pStyle w:val="Heading2"/>
        <w:numPr>
          <w:ilvl w:val="0"/>
          <w:numId w:val="12"/>
        </w:numPr>
        <w:rPr>
          <w:b w:val="0"/>
          <w:bCs w:val="0"/>
        </w:rPr>
      </w:pPr>
      <w:bookmarkStart w:id="7" w:name="fees-and-payment"/>
      <w:bookmarkEnd w:id="6"/>
      <w:r w:rsidRPr="006D4CF3">
        <w:rPr>
          <w:b w:val="0"/>
          <w:bCs w:val="0"/>
        </w:rPr>
        <w:t>Fees and payment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42"/>
        <w:gridCol w:w="2108"/>
      </w:tblGrid>
      <w:tr w:rsidR="00AD7453" w14:paraId="4C0B63E5" w14:textId="77777777" w:rsidTr="005164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D9D9" w:themeFill="background1" w:themeFillShade="D9"/>
          </w:tcPr>
          <w:p w14:paraId="2D5F44A8" w14:textId="77777777" w:rsidR="00AD7453" w:rsidRPr="005164A9" w:rsidRDefault="00F14201" w:rsidP="008F2DDF">
            <w:pPr>
              <w:pStyle w:val="Compact"/>
              <w:jc w:val="center"/>
              <w:rPr>
                <w:b/>
                <w:bCs/>
              </w:rPr>
            </w:pPr>
            <w:r w:rsidRPr="005164A9">
              <w:rPr>
                <w:b/>
                <w:bCs/>
              </w:rPr>
              <w:t>Item</w:t>
            </w:r>
          </w:p>
        </w:tc>
        <w:tc>
          <w:tcPr>
            <w:tcW w:w="2108" w:type="dxa"/>
            <w:tcBorders>
              <w:bottom w:val="none" w:sz="0" w:space="0" w:color="auto"/>
            </w:tcBorders>
            <w:shd w:val="clear" w:color="auto" w:fill="D9D9D9" w:themeFill="background1" w:themeFillShade="D9"/>
          </w:tcPr>
          <w:p w14:paraId="3AD9AE95" w14:textId="77777777" w:rsidR="00AD7453" w:rsidRPr="005164A9" w:rsidRDefault="00F14201" w:rsidP="008F2DDF">
            <w:pPr>
              <w:pStyle w:val="Compact"/>
              <w:jc w:val="center"/>
              <w:rPr>
                <w:b/>
                <w:bCs/>
              </w:rPr>
            </w:pPr>
            <w:r w:rsidRPr="005164A9">
              <w:rPr>
                <w:b/>
                <w:bCs/>
              </w:rPr>
              <w:t>Fee</w:t>
            </w:r>
          </w:p>
        </w:tc>
      </w:tr>
      <w:tr w:rsidR="00AD7453" w14:paraId="3A9B9F3E" w14:textId="77777777" w:rsidTr="005164A9">
        <w:tc>
          <w:tcPr>
            <w:tcW w:w="0" w:type="auto"/>
          </w:tcPr>
          <w:p w14:paraId="6C0412E4" w14:textId="77777777" w:rsidR="00AD7453" w:rsidRDefault="00F14201">
            <w:pPr>
              <w:pStyle w:val="Compact"/>
            </w:pPr>
            <w:r>
              <w:rPr>
                <w:b/>
                <w:bCs/>
              </w:rPr>
              <w:t>Phase A</w:t>
            </w:r>
            <w:r>
              <w:t xml:space="preserve"> · Website transition, launch and ownership handoff. Fixed fee.</w:t>
            </w:r>
          </w:p>
        </w:tc>
        <w:tc>
          <w:tcPr>
            <w:tcW w:w="2108" w:type="dxa"/>
          </w:tcPr>
          <w:p w14:paraId="7355B8B3" w14:textId="77777777" w:rsidR="00AD7453" w:rsidRDefault="00F14201" w:rsidP="008F2DDF">
            <w:pPr>
              <w:pStyle w:val="Compact"/>
              <w:jc w:val="right"/>
            </w:pPr>
            <w:r>
              <w:t>$18,500</w:t>
            </w:r>
          </w:p>
        </w:tc>
      </w:tr>
      <w:tr w:rsidR="00AD7453" w14:paraId="5D32F559" w14:textId="77777777" w:rsidTr="005164A9">
        <w:tc>
          <w:tcPr>
            <w:tcW w:w="0" w:type="auto"/>
          </w:tcPr>
          <w:p w14:paraId="7F38DCDE" w14:textId="77777777" w:rsidR="00AD7453" w:rsidRDefault="00F14201">
            <w:pPr>
              <w:pStyle w:val="Compact"/>
            </w:pPr>
            <w:r>
              <w:rPr>
                <w:b/>
                <w:bCs/>
              </w:rPr>
              <w:t>Phase B</w:t>
            </w:r>
            <w:r>
              <w:t xml:space="preserve"> · Referral letter campaign. Optional, separately authorized.</w:t>
            </w:r>
          </w:p>
        </w:tc>
        <w:tc>
          <w:tcPr>
            <w:tcW w:w="2108" w:type="dxa"/>
          </w:tcPr>
          <w:p w14:paraId="437E3E90" w14:textId="77777777" w:rsidR="00AD7453" w:rsidRDefault="00F14201" w:rsidP="008F2DDF">
            <w:pPr>
              <w:pStyle w:val="Compact"/>
              <w:jc w:val="right"/>
            </w:pPr>
            <w:r>
              <w:t>$3,500</w:t>
            </w:r>
          </w:p>
        </w:tc>
      </w:tr>
      <w:tr w:rsidR="00AD7453" w14:paraId="3BD47B9B" w14:textId="77777777" w:rsidTr="005164A9">
        <w:tc>
          <w:tcPr>
            <w:tcW w:w="0" w:type="auto"/>
          </w:tcPr>
          <w:p w14:paraId="06FB4BC6" w14:textId="77777777" w:rsidR="00AD7453" w:rsidRDefault="00F14201" w:rsidP="005164A9">
            <w:pPr>
              <w:pStyle w:val="Compact"/>
              <w:jc w:val="right"/>
            </w:pPr>
            <w:r>
              <w:rPr>
                <w:b/>
                <w:bCs/>
              </w:rPr>
              <w:t>Total if both phases are authorized</w:t>
            </w:r>
          </w:p>
        </w:tc>
        <w:tc>
          <w:tcPr>
            <w:tcW w:w="2108" w:type="dxa"/>
          </w:tcPr>
          <w:p w14:paraId="7196A8BE" w14:textId="77777777" w:rsidR="00AD7453" w:rsidRDefault="00F14201" w:rsidP="008F2DDF">
            <w:pPr>
              <w:pStyle w:val="Compact"/>
              <w:jc w:val="right"/>
            </w:pPr>
            <w:r>
              <w:t>$22,000</w:t>
            </w:r>
          </w:p>
        </w:tc>
      </w:tr>
    </w:tbl>
    <w:p w14:paraId="6196C971" w14:textId="77777777" w:rsidR="00AD7453" w:rsidRDefault="00F14201">
      <w:pPr>
        <w:pStyle w:val="BodyText"/>
      </w:pPr>
      <w:r>
        <w:rPr>
          <w:b/>
          <w:bCs/>
        </w:rPr>
        <w:t>Terms.</w:t>
      </w:r>
    </w:p>
    <w:p w14:paraId="70BACF9C" w14:textId="77777777" w:rsidR="00AD7453" w:rsidRDefault="00F14201">
      <w:pPr>
        <w:pStyle w:val="Compact"/>
        <w:numPr>
          <w:ilvl w:val="0"/>
          <w:numId w:val="8"/>
        </w:numPr>
      </w:pPr>
      <w:r w:rsidRPr="005164A9">
        <w:rPr>
          <w:b/>
          <w:bCs/>
        </w:rPr>
        <w:t>Phase A</w:t>
      </w:r>
      <w:r>
        <w:t>: 50% ($9,250) on execution, 50% ($9,250) on launch.</w:t>
      </w:r>
    </w:p>
    <w:p w14:paraId="49BB9286" w14:textId="77777777" w:rsidR="00AD7453" w:rsidRDefault="00F14201">
      <w:pPr>
        <w:pStyle w:val="Compact"/>
        <w:numPr>
          <w:ilvl w:val="0"/>
          <w:numId w:val="8"/>
        </w:numPr>
      </w:pPr>
      <w:r w:rsidRPr="00457038">
        <w:rPr>
          <w:b/>
          <w:bCs/>
        </w:rPr>
        <w:t>Phase B</w:t>
      </w:r>
      <w:r>
        <w:t>: 50% on authorization, 50% on delivery of final letter files to the print vendor.</w:t>
      </w:r>
    </w:p>
    <w:p w14:paraId="3BF10C73" w14:textId="77777777" w:rsidR="00AD7453" w:rsidRDefault="00F14201">
      <w:pPr>
        <w:pStyle w:val="Compact"/>
        <w:numPr>
          <w:ilvl w:val="0"/>
          <w:numId w:val="8"/>
        </w:numPr>
      </w:pPr>
      <w:r>
        <w:t>Invoices are payable net 15.</w:t>
      </w:r>
    </w:p>
    <w:p w14:paraId="29777597" w14:textId="77777777" w:rsidR="00AD7453" w:rsidRDefault="00F14201">
      <w:pPr>
        <w:pStyle w:val="Compact"/>
        <w:numPr>
          <w:ilvl w:val="0"/>
          <w:numId w:val="8"/>
        </w:numPr>
      </w:pPr>
      <w:r>
        <w:t>Third-party costs are billed at cost with prior written approval.</w:t>
      </w:r>
    </w:p>
    <w:p w14:paraId="66E6E537" w14:textId="77777777" w:rsidR="00AD7453" w:rsidRDefault="00F14201">
      <w:pPr>
        <w:pStyle w:val="Compact"/>
        <w:numPr>
          <w:ilvl w:val="0"/>
          <w:numId w:val="8"/>
        </w:numPr>
      </w:pPr>
      <w:r>
        <w:t>No hourly billing. No charge for anything not described in this document.</w:t>
      </w:r>
    </w:p>
    <w:p w14:paraId="42F45422" w14:textId="77777777" w:rsidR="00AD7453" w:rsidRDefault="00F14201">
      <w:pPr>
        <w:pStyle w:val="FirstParagraph"/>
      </w:pPr>
      <w:bookmarkStart w:id="8" w:name="ownership-and-handoff"/>
      <w:bookmarkEnd w:id="7"/>
      <w:r>
        <w:rPr>
          <w:b/>
          <w:bCs/>
        </w:rPr>
        <w:lastRenderedPageBreak/>
        <w:t>Changes.</w:t>
      </w:r>
      <w:r>
        <w:t xml:space="preserve"> Any work outside this Scope of Work </w:t>
      </w:r>
      <w:r w:rsidR="0033305A" w:rsidRPr="0033305A">
        <w:t>must be</w:t>
      </w:r>
      <w:r>
        <w:t xml:space="preserve"> described, quoted</w:t>
      </w:r>
      <w:r w:rsidR="0033305A" w:rsidRPr="0033305A">
        <w:t>,</w:t>
      </w:r>
      <w:r>
        <w:t xml:space="preserve"> and approved in writing before it begins. The Studio will not perform out-of-scope work </w:t>
      </w:r>
      <w:r w:rsidR="0033305A" w:rsidRPr="0033305A">
        <w:t>or</w:t>
      </w:r>
      <w:r>
        <w:t xml:space="preserve"> invoice for </w:t>
      </w:r>
      <w:r w:rsidR="0033305A" w:rsidRPr="0033305A">
        <w:t>such work without prior written approval</w:t>
      </w:r>
      <w:r>
        <w:t>.</w:t>
      </w:r>
    </w:p>
    <w:p w14:paraId="324C7E6F" w14:textId="77777777" w:rsidR="00926365" w:rsidRPr="00926365" w:rsidRDefault="00926365" w:rsidP="00926365">
      <w:pPr>
        <w:pStyle w:val="BodyText"/>
      </w:pPr>
    </w:p>
    <w:p w14:paraId="3B9B393F" w14:textId="77777777" w:rsidR="00AD7453" w:rsidRPr="0082057E" w:rsidRDefault="00F14201" w:rsidP="00457038">
      <w:pPr>
        <w:pStyle w:val="Heading2"/>
        <w:numPr>
          <w:ilvl w:val="0"/>
          <w:numId w:val="12"/>
        </w:numPr>
        <w:rPr>
          <w:b w:val="0"/>
          <w:bCs w:val="0"/>
        </w:rPr>
      </w:pPr>
      <w:r w:rsidRPr="0082057E">
        <w:rPr>
          <w:b w:val="0"/>
          <w:bCs w:val="0"/>
        </w:rPr>
        <w:t>Ownership and handoff</w:t>
      </w:r>
    </w:p>
    <w:p w14:paraId="4CF00652" w14:textId="77777777" w:rsidR="00AD7453" w:rsidRDefault="00F14201">
      <w:pPr>
        <w:pStyle w:val="FirstParagraph"/>
      </w:pPr>
      <w:r>
        <w:t>On final payment for Phase A, all original deliverables created by the Studio specifically under this agreement become the exclusive property of Costello Law Firm, PLLC, including copyright in Studio-created site design, layouts, code, and written materials, except for third-party tools, licensed components, and pre-existing materials described below.</w:t>
      </w:r>
    </w:p>
    <w:p>
      <w:pPr>
        <w:pStyle w:val="FirstParagraph"/>
      </w:pPr>
      <w:r>
        <w:t>Pre-existing and third-party materials. Materials supplied by the firm, created by a prior provider, or licensed from a third party remain subject to their existing ownership and license terms and are transferred or used only to the extent the firm is authorized to do so. The Studio does not claim ownership of those materials and does not warrant title to them. The Studio will identify any known restriction or encumbrance that could materially affect launch, handoff, or continued use.</w:t>
      </w:r>
    </w:p>
    <w:p w14:paraId="2F2F48DD" w14:textId="77777777" w:rsidR="00AD7453" w:rsidRDefault="00F14201">
      <w:pPr>
        <w:pStyle w:val="BodyText"/>
      </w:pPr>
      <w:r>
        <w:t>In addition, at launch the firm will hold, in its own accounts and its own name:</w:t>
      </w:r>
    </w:p>
    <w:p w14:paraId="440B0E4B" w14:textId="77777777" w:rsidR="00AD7453" w:rsidRDefault="00F14201">
      <w:pPr>
        <w:pStyle w:val="Compact"/>
        <w:numPr>
          <w:ilvl w:val="0"/>
          <w:numId w:val="9"/>
        </w:numPr>
      </w:pPr>
      <w:r>
        <w:t>The domain and DNS control</w:t>
      </w:r>
    </w:p>
    <w:p w14:paraId="77301C13" w14:textId="77777777" w:rsidR="00AD7453" w:rsidRDefault="00F14201">
      <w:pPr>
        <w:pStyle w:val="Compact"/>
        <w:numPr>
          <w:ilvl w:val="0"/>
          <w:numId w:val="9"/>
        </w:numPr>
      </w:pPr>
      <w:r>
        <w:t>The website source project and all working files</w:t>
      </w:r>
    </w:p>
    <w:p w14:paraId="0BB1F406" w14:textId="77777777" w:rsidR="00AD7453" w:rsidRDefault="00F14201">
      <w:pPr>
        <w:pStyle w:val="Compact"/>
        <w:numPr>
          <w:ilvl w:val="0"/>
          <w:numId w:val="9"/>
        </w:numPr>
      </w:pPr>
      <w:r>
        <w:t>Platform, CMS and form administrator credentials</w:t>
      </w:r>
    </w:p>
    <w:p w14:paraId="44EB4C0B" w14:textId="77777777" w:rsidR="00AD7453" w:rsidRDefault="00F14201">
      <w:pPr>
        <w:pStyle w:val="Compact"/>
        <w:numPr>
          <w:ilvl w:val="0"/>
          <w:numId w:val="9"/>
        </w:numPr>
      </w:pPr>
      <w:r>
        <w:t>Analytics and search console accounts</w:t>
      </w:r>
    </w:p>
    <w:p w14:paraId="11D10EE0" w14:textId="77777777" w:rsidR="00AD7453" w:rsidRDefault="00F14201">
      <w:pPr>
        <w:pStyle w:val="Compact"/>
        <w:numPr>
          <w:ilvl w:val="0"/>
          <w:numId w:val="9"/>
        </w:numPr>
      </w:pPr>
      <w:r>
        <w:t>A documented register of every third-party license in use and its terms</w:t>
      </w:r>
    </w:p>
    <w:p w14:paraId="1C3468CA" w14:textId="77777777" w:rsidR="00AD7453" w:rsidRDefault="00F14201">
      <w:pPr>
        <w:pStyle w:val="Compact"/>
        <w:numPr>
          <w:ilvl w:val="0"/>
          <w:numId w:val="9"/>
        </w:numPr>
      </w:pPr>
      <w:r>
        <w:t>A written handoff checklist confirming transfer of each of the above</w:t>
      </w:r>
    </w:p>
    <w:p w14:paraId="21A4D6D1" w14:textId="77777777" w:rsidR="00AD7453" w:rsidRDefault="00F14201">
      <w:pPr>
        <w:pStyle w:val="FirstParagraph"/>
      </w:pPr>
      <w:r>
        <w:rPr>
          <w:b/>
          <w:bCs/>
        </w:rPr>
        <w:t>No dependency.</w:t>
      </w:r>
      <w:r>
        <w:t xml:space="preserve"> The Studio will not hold the domain, hosting, source files or credentials in its own name at any point after launch, and will not require the firm to retain the Studio in order to maintain, edit or move its website.</w:t>
      </w:r>
    </w:p>
    <w:p w14:paraId="4BD1C3B3" w14:textId="77777777" w:rsidR="00AD7453" w:rsidRDefault="00F14201">
      <w:pPr>
        <w:pStyle w:val="BodyText"/>
      </w:pPr>
      <w:r>
        <w:t>The Studio retains the right to describe the engagement and display the work in its portfolio, excluding any confidential firm or client information, and subject to the firm's prior written approval of what is shown.</w:t>
      </w:r>
    </w:p>
    <w:p w14:paraId="494D9792" w14:textId="77777777" w:rsidR="00AD7453" w:rsidRDefault="00F14201" w:rsidP="00926365">
      <w:pPr>
        <w:pStyle w:val="Heading2"/>
        <w:numPr>
          <w:ilvl w:val="0"/>
          <w:numId w:val="12"/>
        </w:numPr>
        <w:spacing w:line="276" w:lineRule="auto"/>
        <w:rPr>
          <w:b w:val="0"/>
          <w:bCs w:val="0"/>
        </w:rPr>
      </w:pPr>
      <w:bookmarkStart w:id="9" w:name="acceptance-warranty-and-general-terms"/>
      <w:bookmarkEnd w:id="8"/>
      <w:r w:rsidRPr="00926365">
        <w:rPr>
          <w:b w:val="0"/>
          <w:bCs w:val="0"/>
        </w:rPr>
        <w:t>Acceptance, warranty and general terms</w:t>
      </w:r>
    </w:p>
    <w:p w14:paraId="2104C56D" w14:textId="77777777" w:rsidR="00AD7453" w:rsidRDefault="00F14201" w:rsidP="00E16A23">
      <w:pPr>
        <w:pStyle w:val="Compact"/>
        <w:numPr>
          <w:ilvl w:val="0"/>
          <w:numId w:val="10"/>
        </w:numPr>
        <w:spacing w:line="276" w:lineRule="auto"/>
      </w:pPr>
      <w:r>
        <w:t>Acceptance. Final launch requires the firm's affirmative written approval. The Studio will deliver the launch set for final review and identify any open items. The firm will respond within five business days with approval or a consolidated list of required corrections. If the firm does not respond within that period, the schedule pauses until written direction is received; silence does not constitute final acceptance.</w:t>
      </w:r>
    </w:p>
    <w:p w14:paraId="4F16A443" w14:textId="77777777" w:rsidR="00E16A23" w:rsidRPr="00E16A23" w:rsidRDefault="00E16A23" w:rsidP="00E16A23">
      <w:pPr>
        <w:pStyle w:val="Compact"/>
        <w:spacing w:line="276" w:lineRule="auto"/>
        <w:ind w:left="720"/>
      </w:pPr>
    </w:p>
    <w:p w14:paraId="32A88AFD" w14:textId="77777777" w:rsidR="00AD7453" w:rsidRDefault="00F14201" w:rsidP="00E16A23">
      <w:pPr>
        <w:pStyle w:val="Compact"/>
        <w:numPr>
          <w:ilvl w:val="0"/>
          <w:numId w:val="10"/>
        </w:numPr>
        <w:spacing w:line="276" w:lineRule="auto"/>
      </w:pPr>
      <w:r>
        <w:rPr>
          <w:b/>
          <w:bCs/>
        </w:rPr>
        <w:t>Warranty.</w:t>
      </w:r>
      <w:r>
        <w:t xml:space="preserve"> For 30 days following launch, the Studio will correct defects in its own work at no charge. This covers functional and display defects, not new features, content changes or third-party platform changes.</w:t>
      </w:r>
    </w:p>
    <w:p w14:paraId="06E8CDED" w14:textId="77777777" w:rsidR="00E16A23" w:rsidRDefault="00E16A23" w:rsidP="00E16A23">
      <w:pPr>
        <w:pStyle w:val="Compact"/>
        <w:spacing w:line="276" w:lineRule="auto"/>
      </w:pPr>
    </w:p>
    <w:p w14:paraId="2C30B18D" w14:textId="77777777" w:rsidR="00AD7453" w:rsidRDefault="00F14201" w:rsidP="00E16A23">
      <w:pPr>
        <w:pStyle w:val="Compact"/>
        <w:numPr>
          <w:ilvl w:val="0"/>
          <w:numId w:val="10"/>
        </w:numPr>
        <w:spacing w:line="276" w:lineRule="auto"/>
      </w:pPr>
      <w:r>
        <w:rPr>
          <w:b/>
          <w:bCs/>
        </w:rPr>
        <w:t>Confidentiality.</w:t>
      </w:r>
      <w:r>
        <w:t xml:space="preserve"> Each party will keep the other's non-public information confidential and use it only for this engagement. The Studio's obligations extend to all firm and client information encountered during the work.</w:t>
      </w:r>
    </w:p>
    <w:p>
      <w:pPr>
        <w:pStyle w:val="Compact"/>
      </w:pPr>
      <w:r>
        <w:t xml:space="preserve">Security incident notice. If the Studio </w:t>
      </w:r>
      <w:del w:id="9001" w:author="Luis Gilberto Sánchez / LG Studio LLC" w:date="2026-09-10T00:00:00Z">
        <w:r>
          <w:delText xml:space="preserve">becomes aware of unauthorized access</w:delText>
        </w:r>
      </w:del>
      <w:ins w:id="9002" w:author="Luis Gilberto Sánchez / LG Studio LLC" w:date="2026-09-10T00:00:00Z">
        <w:r>
          <w:t xml:space="preserve">becomes aware of actual or reasonably suspected unauthorized access</w:t>
        </w:r>
      </w:ins>
      <w:r>
        <w:t xml:space="preserve"> to, disclosure of, or material compromise of firm or client confidential information within the Studio's control, the Studio will notify the firm without unreasonable delay and in no event later than 48 hours after discovery, provide the information reasonably available at that time, and cooperate in reasonable containment and remediation steps.</w:t>
      </w:r>
    </w:p>
    <w:p w14:paraId="63182764" w14:textId="77777777" w:rsidR="00E16A23" w:rsidRDefault="00E16A23" w:rsidP="00E16A23">
      <w:pPr>
        <w:pStyle w:val="Compact"/>
        <w:spacing w:line="276" w:lineRule="auto"/>
      </w:pPr>
    </w:p>
    <w:p w14:paraId="30AC17DF" w14:textId="77777777" w:rsidR="00AD7453" w:rsidRDefault="00F14201" w:rsidP="00E16A23">
      <w:pPr>
        <w:pStyle w:val="Compact"/>
        <w:numPr>
          <w:ilvl w:val="0"/>
          <w:numId w:val="10"/>
        </w:numPr>
        <w:spacing w:line="276" w:lineRule="auto"/>
      </w:pPr>
      <w:r>
        <w:rPr>
          <w:b/>
          <w:bCs/>
        </w:rPr>
        <w:t>Independent contractor.</w:t>
      </w:r>
      <w:r>
        <w:t xml:space="preserve"> The Studio is an independent contractor. Nothing here creates an employment, partnership or agency relationship.</w:t>
      </w:r>
    </w:p>
    <w:p>
      <w:pPr>
        <w:pStyle w:val="Compact"/>
      </w:pPr>
      <w:r>
        <w:t xml:space="preserve">Insurance. During the engagement, and before receiving production-level control of the firm's domain, DNS, hosting, or systems containing confidential information, </w:t>
      </w:r>
      <w:del w:id="9003" w:author="Luis Gilberto Sánchez / LG Studio LLC" w:date="2026-09-10T00:00:00Z">
        <w:r>
          <w:delText xml:space="preserve">the Studio will maintain commercially reasonable commercial general liability and professional liability/errors and omissions coverage, including cyber liability either within that policy or through separate coverage. Upon request, the Studio will provide a certificate of insurance evidencing the coverage then in force.</w:delText>
        </w:r>
      </w:del>
      <w:ins w:id="9004" w:author="Luis Gilberto Sánchez / LG Studio LLC" w:date="2026-09-10T00:00:00Z">
        <w:r>
          <w:t xml:space="preserve">the Studio will maintain commercial general liability and professional liability/errors and omissions coverage, including cyber liability either within that policy or through separate coverage. In no event will the Studio maintain insurance coverage less than that set forth on Exhibit A hereto. Certificates of insurance evidencing the coverage in force are attached and incorporated as Exhibit A, and the Studio will provide updated certificates upon request or upon renewal.</w:t>
        </w:r>
      </w:ins>
    </w:p>
    <w:p w14:paraId="551C991B" w14:textId="77777777" w:rsidR="00E16A23" w:rsidRDefault="00E16A23" w:rsidP="00E16A23">
      <w:pPr>
        <w:pStyle w:val="Compact"/>
        <w:spacing w:line="276" w:lineRule="auto"/>
      </w:pPr>
    </w:p>
    <w:p w14:paraId="452A8B82" w14:textId="77777777" w:rsidR="00AD7453" w:rsidRDefault="00F14201" w:rsidP="00E16A23">
      <w:pPr>
        <w:pStyle w:val="Compact"/>
        <w:numPr>
          <w:ilvl w:val="0"/>
          <w:numId w:val="10"/>
        </w:numPr>
        <w:spacing w:line="276" w:lineRule="auto"/>
      </w:pPr>
      <w:r>
        <w:rPr>
          <w:b/>
          <w:bCs/>
        </w:rPr>
        <w:lastRenderedPageBreak/>
        <w:t>Subcontractors.</w:t>
      </w:r>
      <w:r>
        <w:t xml:space="preserve"> The Studio may engage subcontractors, remains responsible for their work, and will bind them to equivalent confidentiality obligations. Any related-party engagement will be disclosed in writing in advance.</w:t>
      </w:r>
    </w:p>
    <w:p>
      <w:pPr>
        <w:pStyle w:val="Compact"/>
      </w:pPr>
      <w:r>
        <w:t>Continuity. If the Studio is unable to perform material obligations for ten consecutive business days and has not provided a reasonable continuity plan, the firm may request immediate delivery of current work product, credentials, source files, and project records in the Studio's possession. The firm may terminate immediately if necessary to transition the work to a successor provider, subject to payment for work properly performed through the transition date.</w:t>
      </w:r>
    </w:p>
    <w:p w14:paraId="0C36C6E2" w14:textId="77777777" w:rsidR="00E16A23" w:rsidRDefault="00E16A23" w:rsidP="00E16A23">
      <w:pPr>
        <w:pStyle w:val="Compact"/>
        <w:spacing w:line="276" w:lineRule="auto"/>
      </w:pPr>
    </w:p>
    <w:p w14:paraId="2C78789C" w14:textId="77777777" w:rsidR="00AD7453" w:rsidRDefault="00F14201" w:rsidP="00E16A23">
      <w:pPr>
        <w:pStyle w:val="Compact"/>
        <w:numPr>
          <w:ilvl w:val="0"/>
          <w:numId w:val="10"/>
        </w:numPr>
        <w:spacing w:line="276" w:lineRule="auto"/>
      </w:pPr>
      <w:r>
        <w:rPr>
          <w:b/>
          <w:bCs/>
        </w:rPr>
        <w:t>Termination.</w:t>
      </w:r>
      <w:r>
        <w:t xml:space="preserve"> Either party may terminate on seven days' written notice. On termination, the firm pays for work performed to that date, and the Studio delivers all work </w:t>
      </w:r>
      <w:r w:rsidR="00E16A23">
        <w:t>products</w:t>
      </w:r>
      <w:r>
        <w:t>, assets, credentials and source files completed to that point.</w:t>
      </w:r>
    </w:p>
    <w:p w14:paraId="24B7CE77" w14:textId="77777777" w:rsidR="00E16A23" w:rsidRDefault="00E16A23" w:rsidP="00E16A23">
      <w:pPr>
        <w:pStyle w:val="Compact"/>
        <w:spacing w:line="276" w:lineRule="auto"/>
      </w:pPr>
    </w:p>
    <w:p w14:paraId="3A78843F" w14:textId="77777777" w:rsidR="00AD7453" w:rsidRDefault="00F14201" w:rsidP="00E16A23">
      <w:pPr>
        <w:pStyle w:val="Compact"/>
        <w:numPr>
          <w:ilvl w:val="0"/>
          <w:numId w:val="10"/>
        </w:numPr>
        <w:spacing w:line="276" w:lineRule="auto"/>
      </w:pPr>
      <w:r>
        <w:t>Limitation of liability. Except as stated below, each party's total liability under this agreement is limited to the fees paid or payable under Phase A, and neither party is liable for indirect, incidental, special, or consequential damages. The ordinary cap does not apply to willful misconduct. For claims arising from the Studio's breach of confidentiality, compromise of firm or client confidential information within the Studio's control, infringement by original Studio-created deliverables, gross negligence, or unauthorized loss, transfer, or material alteration of the firm's domain, DNS, hosting, or production credentials, the Studio's aggregate liability is limited to the greater of two times the Phase A fee or the amount of applicable insurance proceeds actually available for the claim.</w:t>
      </w:r>
    </w:p>
    <w:p>
      <w:pPr>
        <w:pStyle w:val="Compact"/>
      </w:pPr>
      <w:r>
        <w:t>Studio-caused delay credit. If final launch occurs more than four weeks after the then-current target launch date solely because of delay within the Studio's control, excluding client delay, prior-provider delay, third-party platform or vendor delay, force majeure, approved scope changes, or time awaiting legal or content approval, the firm will receive a one-time credit equal to 5% of the Phase A fee ($925). This credit is the firm's sole fee remedy for schedule delay and does not limit any rights arising from willful misconduct or the enhanced-liability matters stated above.</w:t>
      </w:r>
    </w:p>
    <w:p w14:paraId="3C7636A2" w14:textId="77777777" w:rsidR="00E16A23" w:rsidRDefault="00E16A23" w:rsidP="00E16A23">
      <w:pPr>
        <w:pStyle w:val="Compact"/>
        <w:spacing w:line="276" w:lineRule="auto"/>
      </w:pPr>
    </w:p>
    <w:p w14:paraId="1E1AC536" w14:textId="77777777" w:rsidR="00AD7453" w:rsidRDefault="00F14201" w:rsidP="00E16A23">
      <w:pPr>
        <w:pStyle w:val="Compact"/>
        <w:numPr>
          <w:ilvl w:val="0"/>
          <w:numId w:val="10"/>
        </w:numPr>
        <w:spacing w:line="276" w:lineRule="auto"/>
      </w:pPr>
      <w:r>
        <w:rPr>
          <w:b/>
          <w:bCs/>
        </w:rPr>
        <w:t>Governing law.</w:t>
      </w:r>
      <w:r>
        <w:t xml:space="preserve"> Washington State. Venue in King County.</w:t>
      </w:r>
    </w:p>
    <w:p w14:paraId="040C72BA" w14:textId="77777777" w:rsidR="00E16A23" w:rsidRDefault="00E16A23" w:rsidP="00E16A23">
      <w:pPr>
        <w:pStyle w:val="Compact"/>
        <w:spacing w:line="276" w:lineRule="auto"/>
      </w:pPr>
    </w:p>
    <w:p w14:paraId="6C99EF55" w14:textId="77777777" w:rsidR="00AD7453" w:rsidRDefault="00F14201" w:rsidP="00E16A23">
      <w:pPr>
        <w:pStyle w:val="Compact"/>
        <w:numPr>
          <w:ilvl w:val="0"/>
          <w:numId w:val="10"/>
        </w:numPr>
        <w:spacing w:line="276" w:lineRule="auto"/>
      </w:pPr>
      <w:r>
        <w:rPr>
          <w:b/>
          <w:bCs/>
        </w:rPr>
        <w:t>Entire agreement.</w:t>
      </w:r>
      <w:r>
        <w:t xml:space="preserve"> This document is the complete agreement between the parties on this subject and supersedes prior discussions. It may be amended only in writing signed by both parties.</w:t>
      </w:r>
    </w:p>
    <w:p w14:paraId="687F7EB2" w14:textId="77777777" w:rsidR="003E3577" w:rsidRDefault="003E3577" w:rsidP="00E16A23">
      <w:pPr>
        <w:pStyle w:val="Compact"/>
        <w:spacing w:line="276" w:lineRule="auto"/>
      </w:pPr>
    </w:p>
    <w:p w14:paraId="4A20452E" w14:textId="77777777" w:rsidR="00AD7453" w:rsidRPr="00926365" w:rsidRDefault="00F14201" w:rsidP="00926365">
      <w:pPr>
        <w:pStyle w:val="Heading2"/>
        <w:numPr>
          <w:ilvl w:val="0"/>
          <w:numId w:val="12"/>
        </w:numPr>
        <w:rPr>
          <w:b w:val="0"/>
          <w:bCs w:val="0"/>
        </w:rPr>
      </w:pPr>
      <w:bookmarkStart w:id="10" w:name="authorization"/>
      <w:bookmarkEnd w:id="9"/>
      <w:r w:rsidRPr="00926365">
        <w:rPr>
          <w:b w:val="0"/>
          <w:bCs w:val="0"/>
        </w:rPr>
        <w:t>Authorization</w:t>
      </w:r>
    </w:p>
    <w:p w14:paraId="530ACD4D" w14:textId="77777777" w:rsidR="00AD7453" w:rsidRDefault="00F14201">
      <w:pPr>
        <w:pStyle w:val="FirstParagraph"/>
      </w:pPr>
      <w:r w:rsidRPr="00926365">
        <w:rPr>
          <w:b/>
          <w:bCs/>
        </w:rPr>
        <w:t>Phase A</w:t>
      </w:r>
      <w:r>
        <w:t xml:space="preserve"> is authorized by signature below. </w:t>
      </w:r>
      <w:r w:rsidRPr="00926365">
        <w:rPr>
          <w:b/>
          <w:bCs/>
        </w:rPr>
        <w:t>Phase B</w:t>
      </w:r>
      <w:r>
        <w:t xml:space="preserve"> is </w:t>
      </w:r>
      <w:r w:rsidR="00E94918" w:rsidRPr="00E94918">
        <w:t xml:space="preserve">optional and is </w:t>
      </w:r>
      <w:r>
        <w:t xml:space="preserve">authorized </w:t>
      </w:r>
      <w:r w:rsidR="00E94918" w:rsidRPr="00E94918">
        <w:t xml:space="preserve">only </w:t>
      </w:r>
      <w:r>
        <w:t xml:space="preserve">by initialing the Phase B line </w:t>
      </w:r>
      <w:r w:rsidR="00E94918" w:rsidRPr="00E94918">
        <w:t>below or by</w:t>
      </w:r>
      <w:r>
        <w:t xml:space="preserve"> later </w:t>
      </w:r>
      <w:r w:rsidR="00E94918" w:rsidRPr="00E94918">
        <w:t>written authorization signed by both parties</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59"/>
        <w:gridCol w:w="1247"/>
        <w:gridCol w:w="2144"/>
      </w:tblGrid>
      <w:tr w:rsidR="00AD7453" w14:paraId="11A3CF5A" w14:textId="77777777" w:rsidTr="00E85801">
        <w:trPr>
          <w:cnfStyle w:val="100000000000" w:firstRow="1" w:lastRow="0" w:firstColumn="0" w:lastColumn="0" w:oddVBand="0" w:evenVBand="0" w:oddHBand="0" w:evenHBand="0" w:firstRowFirstColumn="0" w:firstRowLastColumn="0" w:lastRowFirstColumn="0" w:lastRowLastColumn="0"/>
          <w:tblHeader/>
        </w:trPr>
        <w:tc>
          <w:tcPr>
            <w:tcW w:w="5959" w:type="dxa"/>
            <w:tcBorders>
              <w:bottom w:val="none" w:sz="0" w:space="0" w:color="auto"/>
            </w:tcBorders>
            <w:shd w:val="clear" w:color="auto" w:fill="D9D9D9" w:themeFill="background1" w:themeFillShade="D9"/>
            <w:vAlign w:val="center"/>
          </w:tcPr>
          <w:p w14:paraId="337F32DD" w14:textId="77777777" w:rsidR="000155F5" w:rsidRDefault="00000000">
            <w:pPr>
              <w:spacing w:after="0"/>
            </w:pPr>
            <w:r>
              <w:rPr>
                <w:b/>
                <w:sz w:val="16"/>
              </w:rPr>
              <w:t>Phase</w:t>
            </w:r>
          </w:p>
        </w:tc>
        <w:tc>
          <w:tcPr>
            <w:tcW w:w="1247" w:type="dxa"/>
            <w:tcBorders>
              <w:bottom w:val="none" w:sz="0" w:space="0" w:color="auto"/>
            </w:tcBorders>
            <w:shd w:val="clear" w:color="auto" w:fill="D9D9D9" w:themeFill="background1" w:themeFillShade="D9"/>
            <w:vAlign w:val="center"/>
          </w:tcPr>
          <w:p w14:paraId="31CF0B46" w14:textId="77777777" w:rsidR="000155F5" w:rsidRDefault="00000000">
            <w:pPr>
              <w:spacing w:after="0"/>
            </w:pPr>
            <w:r>
              <w:rPr>
                <w:b/>
                <w:sz w:val="16"/>
              </w:rPr>
              <w:t>Fee</w:t>
            </w:r>
          </w:p>
        </w:tc>
        <w:tc>
          <w:tcPr>
            <w:tcW w:w="2144" w:type="dxa"/>
            <w:tcBorders>
              <w:bottom w:val="none" w:sz="0" w:space="0" w:color="auto"/>
            </w:tcBorders>
            <w:shd w:val="clear" w:color="auto" w:fill="D9D9D9" w:themeFill="background1" w:themeFillShade="D9"/>
            <w:vAlign w:val="center"/>
          </w:tcPr>
          <w:p w14:paraId="6EF03EBD" w14:textId="77777777" w:rsidR="000155F5" w:rsidRDefault="00000000">
            <w:pPr>
              <w:spacing w:after="0"/>
            </w:pPr>
            <w:r>
              <w:rPr>
                <w:b/>
                <w:sz w:val="16"/>
              </w:rPr>
              <w:t>Authorization</w:t>
            </w:r>
          </w:p>
        </w:tc>
      </w:tr>
      <w:tr w:rsidR="00AD7453" w14:paraId="6BAE6E42" w14:textId="77777777" w:rsidTr="00E85801">
        <w:tc>
          <w:tcPr>
            <w:tcW w:w="5959" w:type="dxa"/>
            <w:vAlign w:val="center"/>
          </w:tcPr>
          <w:p w14:paraId="54565861" w14:textId="77777777" w:rsidR="00AD7453" w:rsidRDefault="00F14201">
            <w:pPr>
              <w:pStyle w:val="Compact"/>
              <w:spacing w:after="0"/>
            </w:pPr>
            <w:r>
              <w:rPr>
                <w:b/>
                <w:bCs/>
                <w:sz w:val="18"/>
              </w:rPr>
              <w:t>Phase A</w:t>
            </w:r>
            <w:r>
              <w:rPr>
                <w:sz w:val="18"/>
              </w:rPr>
              <w:t xml:space="preserve"> · Website transition, launch and ownership handoff</w:t>
            </w:r>
          </w:p>
        </w:tc>
        <w:tc>
          <w:tcPr>
            <w:tcW w:w="1247" w:type="dxa"/>
            <w:vAlign w:val="center"/>
          </w:tcPr>
          <w:p w14:paraId="0F897348" w14:textId="77777777" w:rsidR="00AD7453" w:rsidRDefault="00F14201">
            <w:pPr>
              <w:pStyle w:val="Compact"/>
              <w:spacing w:after="0"/>
            </w:pPr>
            <w:r>
              <w:rPr>
                <w:sz w:val="18"/>
              </w:rPr>
              <w:t>$18,500</w:t>
            </w:r>
          </w:p>
        </w:tc>
        <w:tc>
          <w:tcPr>
            <w:tcW w:w="2144" w:type="dxa"/>
            <w:vAlign w:val="center"/>
          </w:tcPr>
          <w:p w14:paraId="2718562B" w14:textId="77777777" w:rsidR="000155F5" w:rsidRDefault="00000000">
            <w:pPr>
              <w:spacing w:after="0"/>
            </w:pPr>
            <w:r>
              <w:rPr>
                <w:sz w:val="18"/>
              </w:rPr>
              <w:t>By signature below</w:t>
            </w:r>
          </w:p>
        </w:tc>
      </w:tr>
      <w:tr w:rsidR="00AD7453" w14:paraId="451608FB" w14:textId="77777777" w:rsidTr="00E85801">
        <w:tc>
          <w:tcPr>
            <w:tcW w:w="5959" w:type="dxa"/>
            <w:vAlign w:val="center"/>
          </w:tcPr>
          <w:p w14:paraId="1DC8D47D" w14:textId="77777777" w:rsidR="00AD7453" w:rsidRDefault="00F14201">
            <w:pPr>
              <w:pStyle w:val="Compact"/>
              <w:spacing w:after="0"/>
            </w:pPr>
            <w:r>
              <w:rPr>
                <w:b/>
                <w:bCs/>
                <w:sz w:val="18"/>
              </w:rPr>
              <w:t>Phase B</w:t>
            </w:r>
            <w:r>
              <w:rPr>
                <w:sz w:val="18"/>
              </w:rPr>
              <w:t xml:space="preserve"> · Referral letter campaign (optional)</w:t>
            </w:r>
          </w:p>
        </w:tc>
        <w:tc>
          <w:tcPr>
            <w:tcW w:w="1247" w:type="dxa"/>
            <w:vAlign w:val="center"/>
          </w:tcPr>
          <w:p w14:paraId="3C8C7249" w14:textId="77777777" w:rsidR="00AD7453" w:rsidRDefault="00F14201">
            <w:pPr>
              <w:pStyle w:val="Compact"/>
              <w:spacing w:after="0"/>
            </w:pPr>
            <w:r>
              <w:rPr>
                <w:sz w:val="18"/>
              </w:rPr>
              <w:t>$3,500</w:t>
            </w:r>
          </w:p>
        </w:tc>
        <w:tc>
          <w:tcPr>
            <w:tcW w:w="2144" w:type="dxa"/>
            <w:vAlign w:val="center"/>
          </w:tcPr>
          <w:p w14:paraId="7309412B" w14:textId="77777777" w:rsidR="000155F5" w:rsidRDefault="00000000">
            <w:pPr>
              <w:spacing w:after="0"/>
            </w:pPr>
            <w:r>
              <w:rPr>
                <w:sz w:val="18"/>
              </w:rPr>
              <w:t>Initials: __________________</w:t>
            </w:r>
          </w:p>
        </w:tc>
      </w:tr>
    </w:tbl>
    <w:p w14:paraId="7177FF74" w14:textId="77777777" w:rsidR="003E3577" w:rsidRDefault="003E3577">
      <w:pPr>
        <w:pStyle w:val="BodyText"/>
      </w:pPr>
    </w:p>
    <w:p w14:paraId="238FF6F5" w14:textId="266A60FC" w:rsidR="00AD7453" w:rsidRDefault="00F14201">
      <w:pPr>
        <w:pStyle w:val="BodyText"/>
        <w:keepLines/>
        <w:spacing w:before="40" w:after="40"/>
      </w:pPr>
      <w:r>
        <w:rPr>
          <w:sz w:val="18"/>
        </w:rPr>
        <w:t>Signature ·</w:t>
      </w:r>
      <w:r w:rsidR="000F2DBD">
        <w:rPr>
          <w:sz w:val="18"/>
        </w:rPr>
        <w:t>______________________________________________</w:t>
      </w:r>
      <w:r>
        <w:rPr>
          <w:sz w:val="18"/>
        </w:rPr>
        <w:t xml:space="preserve"> </w:t>
      </w:r>
      <w:r w:rsidR="00E85801">
        <w:rPr>
          <w:sz w:val="18"/>
        </w:rPr>
        <w:br/>
      </w:r>
      <w:r>
        <w:rPr>
          <w:sz w:val="18"/>
        </w:rPr>
        <w:t>Kristine A. Costello</w:t>
      </w:r>
      <w:r>
        <w:rPr>
          <w:sz w:val="18"/>
        </w:rPr>
        <w:br/>
        <w:t>Costello Law Firm, PLLC</w:t>
      </w:r>
    </w:p>
    <w:p w14:paraId="6501EB8B" w14:textId="77777777" w:rsidR="00AD7453" w:rsidRDefault="00F14201">
      <w:pPr>
        <w:pStyle w:val="BodyText"/>
        <w:spacing w:before="0" w:after="60"/>
      </w:pPr>
      <w:r>
        <w:t>Date</w:t>
      </w:r>
    </w:p>
    <w:p w14:paraId="15B62BD5" w14:textId="77777777" w:rsidR="003E3577" w:rsidRDefault="003E3577">
      <w:pPr>
        <w:pStyle w:val="BodyText"/>
      </w:pPr>
    </w:p>
    <w:p w14:paraId="3CB9DCE6" w14:textId="77777777" w:rsidR="00AD7453" w:rsidRDefault="00F14201">
      <w:pPr>
        <w:pStyle w:val="BodyText"/>
        <w:keepLines/>
        <w:spacing w:before="40" w:after="40"/>
      </w:pPr>
      <w:r>
        <w:rPr>
          <w:sz w:val="18"/>
        </w:rPr>
        <w:t>Signature · ____________________________________________</w:t>
        <w:br/>
        <w:t>LG Studio LLC</w:t>
        <w:br/>
        <w:t>By: Luis Gilberto Sánchez</w:t>
        <w:br/>
        <w:t>Title: Authorized Representative</w:t>
      </w:r>
      <w:r>
        <w:rPr>
          <w:sz w:val="18"/>
        </w:rPr>
      </w:r>
      <w:r>
        <w:rPr>
          <w:sz w:val="18"/>
        </w:rPr>
      </w:r>
    </w:p>
    <w:p w14:paraId="415C30CE" w14:textId="77777777" w:rsidR="00AD7453" w:rsidRDefault="00F14201">
      <w:pPr>
        <w:pStyle w:val="BodyText"/>
        <w:spacing w:before="0" w:after="60"/>
      </w:pPr>
      <w:r>
        <w:t>Date</w:t>
      </w:r>
    </w:p>
    <w:bookmarkEnd w:id="10"/>
    <w:p w14:paraId="08C93318" w14:textId="77777777" w:rsidR="002F06C6" w:rsidRDefault="002F06C6">
      <w:pPr>
        <w:pStyle w:val="BodyText"/>
      </w:pPr>
    </w:p>
    <w:p>
      <w:r>
        <w:br w:type="page"/>
      </w:r>
    </w:p>
    <w:p>
      <w:ins w:id="9005" w:author="Luis Gilberto Sánchez / LG Studio LLC" w:date="2026-09-10T00:00:00Z">
        <w:r>
          <w:rPr>
            <w:b/>
            <w:sz w:val="30"/>
          </w:rPr>
          <w:t>Exhibit A · Insurance</w:t>
        </w:r>
      </w:ins>
    </w:p>
    <w:p>
      <w:ins w:id="9006" w:author="Luis Gilberto Sánchez / LG Studio LLC" w:date="2026-09-10T00:00:00Z">
        <w:r>
          <w:rPr>
            <w:b w:val="0"/>
            <w:sz w:val="21"/>
          </w:rPr>
          <w:t>Minimum coverage maintained by LG Studio LLC. Certificates of insurance are attached.</w:t>
        </w:r>
      </w:ins>
    </w:p>
    <w:tbl>
      <w:tblPr>
        <w:tblStyle w:val="Table"/>
        <w:tblW w:type="auto" w:w="0"/>
        <w:tblLook w:firstColumn="1" w:firstRow="1" w:lastColumn="0" w:lastRow="0" w:noHBand="0" w:noVBand="1" w:val="04A0"/>
      </w:tblPr>
      <w:tblGrid>
        <w:gridCol w:w="2340"/>
        <w:gridCol w:w="2340"/>
        <w:gridCol w:w="2340"/>
        <w:gridCol w:w="2340"/>
      </w:tblGrid>
      <w:tr>
        <w:tc>
          <w:tcPr>
            <w:tcW w:type="dxa" w:w="2340"/>
          </w:tcPr>
          <w:p>
            <w:r/>
            <w:ins w:id="9007" w:author="Luis Gilberto Sánchez / LG Studio LLC" w:date="2026-09-10T00:00:00Z">
              <w:r>
                <w:rPr>
                  <w:b/>
                  <w:sz w:val="19"/>
                </w:rPr>
                <w:t>Coverage</w:t>
              </w:r>
            </w:ins>
          </w:p>
        </w:tc>
        <w:tc>
          <w:tcPr>
            <w:tcW w:type="dxa" w:w="2340"/>
          </w:tcPr>
          <w:p>
            <w:r/>
            <w:ins w:id="9008" w:author="Luis Gilberto Sánchez / LG Studio LLC" w:date="2026-09-10T00:00:00Z">
              <w:r>
                <w:rPr>
                  <w:b/>
                  <w:sz w:val="19"/>
                </w:rPr>
                <w:t>Carrier</w:t>
              </w:r>
            </w:ins>
          </w:p>
        </w:tc>
        <w:tc>
          <w:tcPr>
            <w:tcW w:type="dxa" w:w="2340"/>
          </w:tcPr>
          <w:p>
            <w:r/>
            <w:ins w:id="9009" w:author="Luis Gilberto Sánchez / LG Studio LLC" w:date="2026-09-10T00:00:00Z">
              <w:r>
                <w:rPr>
                  <w:b/>
                  <w:sz w:val="19"/>
                </w:rPr>
                <w:t>Policy number</w:t>
              </w:r>
            </w:ins>
          </w:p>
        </w:tc>
        <w:tc>
          <w:tcPr>
            <w:tcW w:type="dxa" w:w="2340"/>
          </w:tcPr>
          <w:p>
            <w:r/>
            <w:ins w:id="9010" w:author="Luis Gilberto Sánchez / LG Studio LLC" w:date="2026-09-10T00:00:00Z">
              <w:r>
                <w:rPr>
                  <w:b/>
                  <w:sz w:val="19"/>
                </w:rPr>
                <w:t>Limits</w:t>
              </w:r>
            </w:ins>
          </w:p>
        </w:tc>
      </w:tr>
      <w:tr>
        <w:tc>
          <w:tcPr>
            <w:tcW w:type="dxa" w:w="2340"/>
          </w:tcPr>
          <w:p>
            <w:r/>
            <w:ins w:id="9011" w:author="Luis Gilberto Sánchez / LG Studio LLC" w:date="2026-09-10T00:00:00Z">
              <w:r>
                <w:rPr>
                  <w:b w:val="0"/>
                  <w:sz w:val="19"/>
                </w:rPr>
                <w:t>Commercial General Liability</w:t>
              </w:r>
            </w:ins>
          </w:p>
        </w:tc>
        <w:tc>
          <w:tcPr>
            <w:tcW w:type="dxa" w:w="2340"/>
          </w:tcPr>
          <w:p>
            <w:r/>
            <w:ins w:id="9012" w:author="Luis Gilberto Sánchez / LG Studio LLC" w:date="2026-09-10T00:00:00Z">
              <w:r>
                <w:rPr>
                  <w:b w:val="0"/>
                  <w:sz w:val="19"/>
                </w:rPr>
                <w:t>Hiscox Insurance Company Inc.</w:t>
              </w:r>
            </w:ins>
          </w:p>
        </w:tc>
        <w:tc>
          <w:tcPr>
            <w:tcW w:type="dxa" w:w="2340"/>
          </w:tcPr>
          <w:p>
            <w:r/>
            <w:ins w:id="9013" w:author="Luis Gilberto Sánchez / LG Studio LLC" w:date="2026-09-10T00:00:00Z">
              <w:r>
                <w:rPr>
                  <w:b w:val="0"/>
                  <w:sz w:val="19"/>
                </w:rPr>
                <w:t>P107.255.278.1</w:t>
              </w:r>
            </w:ins>
          </w:p>
        </w:tc>
        <w:tc>
          <w:tcPr>
            <w:tcW w:type="dxa" w:w="2340"/>
          </w:tcPr>
          <w:p>
            <w:r/>
            <w:ins w:id="9014" w:author="Luis Gilberto Sánchez / LG Studio LLC" w:date="2026-09-10T00:00:00Z">
              <w:r>
                <w:rPr>
                  <w:b w:val="0"/>
                  <w:sz w:val="19"/>
                </w:rPr>
                <w:t>$1,000,000 each occurrence / $2,000,000 general aggregate</w:t>
              </w:r>
            </w:ins>
          </w:p>
        </w:tc>
      </w:tr>
      <w:tr>
        <w:tc>
          <w:tcPr>
            <w:tcW w:type="dxa" w:w="2340"/>
          </w:tcPr>
          <w:p>
            <w:r/>
            <w:ins w:id="9015" w:author="Luis Gilberto Sánchez / LG Studio LLC" w:date="2026-09-10T00:00:00Z">
              <w:r>
                <w:rPr>
                  <w:b w:val="0"/>
                  <w:sz w:val="19"/>
                </w:rPr>
                <w:t>Professional Liability (Errors &amp; Omissions)</w:t>
              </w:r>
            </w:ins>
          </w:p>
        </w:tc>
        <w:tc>
          <w:tcPr>
            <w:tcW w:type="dxa" w:w="2340"/>
          </w:tcPr>
          <w:p>
            <w:r/>
            <w:ins w:id="9016" w:author="Luis Gilberto Sánchez / LG Studio LLC" w:date="2026-09-10T00:00:00Z">
              <w:r>
                <w:rPr>
                  <w:b w:val="0"/>
                  <w:sz w:val="19"/>
                </w:rPr>
                <w:t>Hiscox Insurance Company Inc.</w:t>
              </w:r>
            </w:ins>
          </w:p>
        </w:tc>
        <w:tc>
          <w:tcPr>
            <w:tcW w:type="dxa" w:w="2340"/>
          </w:tcPr>
          <w:p>
            <w:r/>
            <w:ins w:id="9017" w:author="Luis Gilberto Sánchez / LG Studio LLC" w:date="2026-09-10T00:00:00Z">
              <w:r>
                <w:rPr>
                  <w:b w:val="0"/>
                  <w:sz w:val="19"/>
                </w:rPr>
                <w:t>P107.255.276.1</w:t>
              </w:r>
            </w:ins>
          </w:p>
        </w:tc>
        <w:tc>
          <w:tcPr>
            <w:tcW w:type="dxa" w:w="2340"/>
          </w:tcPr>
          <w:p>
            <w:r/>
            <w:ins w:id="9018" w:author="Luis Gilberto Sánchez / LG Studio LLC" w:date="2026-09-10T00:00:00Z">
              <w:r>
                <w:rPr>
                  <w:b w:val="0"/>
                  <w:sz w:val="19"/>
                </w:rPr>
                <w:t>$1,000,000 each claim / $1,000,000 aggregate</w:t>
              </w:r>
            </w:ins>
          </w:p>
        </w:tc>
      </w:tr>
      <w:tr>
        <w:tc>
          <w:tcPr>
            <w:tcW w:type="dxa" w:w="2340"/>
          </w:tcPr>
          <w:p>
            <w:r/>
            <w:ins w:id="9019" w:author="Luis Gilberto Sánchez / LG Studio LLC" w:date="2026-09-10T00:00:00Z">
              <w:r>
                <w:rPr>
                  <w:b w:val="0"/>
                  <w:sz w:val="19"/>
                </w:rPr>
                <w:t>Cyber and Data Risk</w:t>
              </w:r>
            </w:ins>
          </w:p>
        </w:tc>
        <w:tc>
          <w:tcPr>
            <w:tcW w:type="dxa" w:w="2340"/>
          </w:tcPr>
          <w:p>
            <w:r/>
            <w:ins w:id="9020" w:author="Luis Gilberto Sánchez / LG Studio LLC" w:date="2026-09-10T00:00:00Z">
              <w:r>
                <w:rPr>
                  <w:b w:val="0"/>
                  <w:sz w:val="19"/>
                </w:rPr>
                <w:t>Hiscox Insurance Company Inc.</w:t>
              </w:r>
            </w:ins>
          </w:p>
        </w:tc>
        <w:tc>
          <w:tcPr>
            <w:tcW w:type="dxa" w:w="2340"/>
          </w:tcPr>
          <w:p>
            <w:r/>
            <w:ins w:id="9021" w:author="Luis Gilberto Sánchez / LG Studio LLC" w:date="2026-09-10T00:00:00Z">
              <w:r>
                <w:rPr>
                  <w:b w:val="0"/>
                  <w:sz w:val="19"/>
                </w:rPr>
                <w:t>P107.255.277.1</w:t>
              </w:r>
            </w:ins>
          </w:p>
        </w:tc>
        <w:tc>
          <w:tcPr>
            <w:tcW w:type="dxa" w:w="2340"/>
          </w:tcPr>
          <w:p>
            <w:r/>
            <w:ins w:id="9022" w:author="Luis Gilberto Sánchez / LG Studio LLC" w:date="2026-09-10T00:00:00Z">
              <w:r>
                <w:rPr>
                  <w:b w:val="0"/>
                  <w:sz w:val="19"/>
                </w:rPr>
                <w:t>$250,000 each claim / $250,000 aggregate</w:t>
              </w:r>
            </w:ins>
          </w:p>
        </w:tc>
      </w:tr>
    </w:tbl>
    <w:p>
      <w:ins w:id="9023" w:author="Luis Gilberto Sánchez / LG Studio LLC" w:date="2026-09-10T00:00:00Z">
        <w:r>
          <w:rPr>
            <w:b w:val="0"/>
            <w:sz w:val="19"/>
          </w:rPr>
          <w:t>All policies effective 10 September 2026 through 10 September 2027. Named insured: LG Studio LLC. The Studio will provide updated certificates upon renewal or on request, and will not reduce coverage below these limits during the engagement without the firm's prior written consent.</w:t>
        </w:r>
      </w:ins>
    </w:p>
    <w:sectPr w:rsidR="00AD7453" w:rsidRPr="00E85801">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9AF2" w14:textId="77777777" w:rsidR="0044006C" w:rsidRDefault="0044006C">
      <w:pPr>
        <w:spacing w:after="0"/>
      </w:pPr>
      <w:r>
        <w:separator/>
      </w:r>
    </w:p>
  </w:endnote>
  <w:endnote w:type="continuationSeparator" w:id="0">
    <w:p w14:paraId="05A7A4C7" w14:textId="77777777" w:rsidR="0044006C" w:rsidRDefault="004400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LG / CLF / SOW-01   Costello Law Firm, PLLC · LG Studio LLC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8565" w14:textId="77777777" w:rsidR="0044006C" w:rsidRDefault="0044006C">
      <w:r>
        <w:separator/>
      </w:r>
    </w:p>
  </w:footnote>
  <w:footnote w:type="continuationSeparator" w:id="0">
    <w:p w14:paraId="0D72C16E" w14:textId="77777777" w:rsidR="0044006C" w:rsidRDefault="00440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A423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6A6B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9C06A2A"/>
    <w:multiLevelType w:val="hybridMultilevel"/>
    <w:tmpl w:val="3B04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A1DA4"/>
    <w:multiLevelType w:val="hybridMultilevel"/>
    <w:tmpl w:val="5F128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9385881">
    <w:abstractNumId w:val="0"/>
  </w:num>
  <w:num w:numId="2" w16cid:durableId="337467474">
    <w:abstractNumId w:val="1"/>
  </w:num>
  <w:num w:numId="3" w16cid:durableId="835343032">
    <w:abstractNumId w:val="1"/>
  </w:num>
  <w:num w:numId="4" w16cid:durableId="1613780928">
    <w:abstractNumId w:val="1"/>
  </w:num>
  <w:num w:numId="5" w16cid:durableId="29310505">
    <w:abstractNumId w:val="1"/>
  </w:num>
  <w:num w:numId="6" w16cid:durableId="1246303491">
    <w:abstractNumId w:val="1"/>
  </w:num>
  <w:num w:numId="7" w16cid:durableId="1637756700">
    <w:abstractNumId w:val="1"/>
  </w:num>
  <w:num w:numId="8" w16cid:durableId="1284113540">
    <w:abstractNumId w:val="1"/>
  </w:num>
  <w:num w:numId="9" w16cid:durableId="1229266994">
    <w:abstractNumId w:val="1"/>
  </w:num>
  <w:num w:numId="10" w16cid:durableId="1168985705">
    <w:abstractNumId w:val="1"/>
  </w:num>
  <w:num w:numId="11" w16cid:durableId="1278485673">
    <w:abstractNumId w:val="2"/>
  </w:num>
  <w:num w:numId="12" w16cid:durableId="783383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53"/>
    <w:rsid w:val="000155F5"/>
    <w:rsid w:val="00031105"/>
    <w:rsid w:val="000441D6"/>
    <w:rsid w:val="000F2DBD"/>
    <w:rsid w:val="00133C7A"/>
    <w:rsid w:val="0019112C"/>
    <w:rsid w:val="002536DD"/>
    <w:rsid w:val="002F06C6"/>
    <w:rsid w:val="00300B55"/>
    <w:rsid w:val="0033305A"/>
    <w:rsid w:val="003B1427"/>
    <w:rsid w:val="003E3577"/>
    <w:rsid w:val="00437049"/>
    <w:rsid w:val="0044006C"/>
    <w:rsid w:val="004560B9"/>
    <w:rsid w:val="00457038"/>
    <w:rsid w:val="00470322"/>
    <w:rsid w:val="005164A9"/>
    <w:rsid w:val="0068110A"/>
    <w:rsid w:val="006D4CF3"/>
    <w:rsid w:val="0082057E"/>
    <w:rsid w:val="00864252"/>
    <w:rsid w:val="00882B0F"/>
    <w:rsid w:val="008E35A7"/>
    <w:rsid w:val="008F2DDF"/>
    <w:rsid w:val="00926365"/>
    <w:rsid w:val="00AD7453"/>
    <w:rsid w:val="00B72508"/>
    <w:rsid w:val="00BE2A5F"/>
    <w:rsid w:val="00D74FE0"/>
    <w:rsid w:val="00E16A23"/>
    <w:rsid w:val="00E85801"/>
    <w:rsid w:val="00E87818"/>
    <w:rsid w:val="00E94918"/>
    <w:rsid w:val="00EA66B8"/>
    <w:rsid w:val="00EC68B8"/>
    <w:rsid w:val="00F061CD"/>
    <w:rsid w:val="00F14201"/>
    <w:rsid w:val="00F80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4D60"/>
  <w15:docId w15:val="{C04CF52C-B9E8-4AC0-BAFE-A900B350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ookTitle">
    <w:name w:val="Book Title"/>
    <w:basedOn w:val="DefaultParagraphFont"/>
    <w:rsid w:val="00133C7A"/>
    <w:rPr>
      <w:b/>
      <w:bCs/>
      <w:i/>
      <w:iCs/>
      <w:spacing w:val="5"/>
    </w:rPr>
  </w:style>
  <w:style w:type="character" w:styleId="Emphasis">
    <w:name w:val="Emphasis"/>
    <w:basedOn w:val="DefaultParagraphFont"/>
    <w:rsid w:val="00133C7A"/>
    <w:rPr>
      <w:i/>
      <w:iCs/>
    </w:rPr>
  </w:style>
  <w:style w:type="character" w:styleId="IntenseEmphasis">
    <w:name w:val="Intense Emphasis"/>
    <w:basedOn w:val="DefaultParagraphFont"/>
    <w:rsid w:val="00133C7A"/>
    <w:rPr>
      <w:i/>
      <w:iCs/>
      <w:color w:val="4F81BD" w:themeColor="accent1"/>
    </w:rPr>
  </w:style>
  <w:style w:type="paragraph" w:styleId="IntenseQuote">
    <w:name w:val="Intense Quote"/>
    <w:basedOn w:val="Normal"/>
    <w:next w:val="Normal"/>
    <w:link w:val="IntenseQuoteChar"/>
    <w:rsid w:val="00133C7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133C7A"/>
    <w:rPr>
      <w:i/>
      <w:iCs/>
      <w:color w:val="4F81BD" w:themeColor="accent1"/>
    </w:rPr>
  </w:style>
  <w:style w:type="character" w:styleId="IntenseReference">
    <w:name w:val="Intense Reference"/>
    <w:basedOn w:val="DefaultParagraphFont"/>
    <w:rsid w:val="00133C7A"/>
    <w:rPr>
      <w:b/>
      <w:bCs/>
      <w:smallCaps/>
      <w:color w:val="4F81BD" w:themeColor="accent1"/>
      <w:spacing w:val="5"/>
    </w:rPr>
  </w:style>
  <w:style w:type="paragraph" w:styleId="ListParagraph">
    <w:name w:val="List Paragraph"/>
    <w:basedOn w:val="Normal"/>
    <w:rsid w:val="00133C7A"/>
    <w:pPr>
      <w:ind w:left="720"/>
      <w:contextualSpacing/>
    </w:pPr>
  </w:style>
  <w:style w:type="paragraph" w:styleId="NoSpacing">
    <w:name w:val="No Spacing"/>
    <w:rsid w:val="00133C7A"/>
    <w:pPr>
      <w:spacing w:after="0"/>
    </w:pPr>
  </w:style>
  <w:style w:type="paragraph" w:styleId="Quote">
    <w:name w:val="Quote"/>
    <w:basedOn w:val="Normal"/>
    <w:next w:val="Normal"/>
    <w:link w:val="QuoteChar"/>
    <w:rsid w:val="00133C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133C7A"/>
    <w:rPr>
      <w:i/>
      <w:iCs/>
      <w:color w:val="404040" w:themeColor="text1" w:themeTint="BF"/>
    </w:rPr>
  </w:style>
  <w:style w:type="character" w:styleId="Strong">
    <w:name w:val="Strong"/>
    <w:basedOn w:val="DefaultParagraphFont"/>
    <w:rsid w:val="00133C7A"/>
    <w:rPr>
      <w:b/>
      <w:bCs/>
    </w:rPr>
  </w:style>
  <w:style w:type="character" w:styleId="SubtleEmphasis">
    <w:name w:val="Subtle Emphasis"/>
    <w:basedOn w:val="DefaultParagraphFont"/>
    <w:rsid w:val="00133C7A"/>
    <w:rPr>
      <w:i/>
      <w:iCs/>
      <w:color w:val="404040" w:themeColor="text1" w:themeTint="BF"/>
    </w:rPr>
  </w:style>
  <w:style w:type="character" w:styleId="SubtleReference">
    <w:name w:val="Subtle Reference"/>
    <w:basedOn w:val="DefaultParagraphFont"/>
    <w:rsid w:val="00133C7A"/>
    <w:rPr>
      <w:smallCaps/>
      <w:color w:val="5A5A5A" w:themeColor="text1" w:themeTint="A5"/>
    </w:rPr>
  </w:style>
  <w:style w:type="paragraph" w:styleId="NormalWeb">
    <w:name w:val="Normal (Web)"/>
    <w:basedOn w:val="Normal"/>
    <w:uiPriority w:val="99"/>
    <w:unhideWhenUsed/>
    <w:rsid w:val="00133C7A"/>
    <w:pPr>
      <w:spacing w:before="100" w:beforeAutospacing="1" w:after="100" w:afterAutospacing="1"/>
    </w:pPr>
    <w:rPr>
      <w:rFonts w:ascii="Times New Roman" w:hAnsi="Times New Roman" w:cs="Times New Roman"/>
      <w:kern w:val="2"/>
      <w:lang w:val="en-US"/>
    </w:rPr>
  </w:style>
  <w:style w:type="paragraph" w:styleId="Header">
    <w:name w:val="header"/>
    <w:basedOn w:val="Normal"/>
    <w:link w:val="HeaderChar"/>
    <w:rsid w:val="00470322"/>
    <w:pPr>
      <w:tabs>
        <w:tab w:val="center" w:pos="4680"/>
        <w:tab w:val="right" w:pos="9360"/>
      </w:tabs>
      <w:spacing w:after="0"/>
    </w:pPr>
  </w:style>
  <w:style w:type="character" w:customStyle="1" w:styleId="HeaderChar">
    <w:name w:val="Header Char"/>
    <w:basedOn w:val="DefaultParagraphFont"/>
    <w:link w:val="Header"/>
    <w:rsid w:val="00470322"/>
  </w:style>
  <w:style w:type="paragraph" w:styleId="Footer">
    <w:name w:val="footer"/>
    <w:basedOn w:val="Normal"/>
    <w:link w:val="FooterChar"/>
    <w:rsid w:val="00470322"/>
    <w:pPr>
      <w:tabs>
        <w:tab w:val="center" w:pos="4680"/>
        <w:tab w:val="right" w:pos="9360"/>
      </w:tabs>
      <w:spacing w:after="0"/>
    </w:pPr>
  </w:style>
  <w:style w:type="character" w:customStyle="1" w:styleId="FooterChar">
    <w:name w:val="Footer Char"/>
    <w:basedOn w:val="DefaultParagraphFont"/>
    <w:link w:val="Footer"/>
    <w:rsid w:val="00470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Scope of Work · Costello Law Firm + LG Studio</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Costello Law Firm + LG Studio</dc:title>
  <dc:creator>Luis Sanchez</dc:creator>
  <cp:keywords/>
  <cp:lastModifiedBy>Luis Sanchez</cp:lastModifiedBy>
  <cp:revision>3</cp:revision>
  <dcterms:created xsi:type="dcterms:W3CDTF">2026-09-03T15:20:00Z</dcterms:created>
  <dcterms:modified xsi:type="dcterms:W3CDTF">2026-09-03T16:50:00Z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